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22FEB" w14:textId="566644D8" w:rsidR="00A25859" w:rsidRPr="00DC35AF" w:rsidRDefault="00514E2A">
      <w:pPr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</w:pPr>
      <w:r w:rsidRPr="00DC35AF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t>#</w:t>
      </w:r>
      <w:r w:rsidR="00DC35AF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t>#</w:t>
      </w:r>
      <w:r w:rsidRPr="00DC35AF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t xml:space="preserve"> </w:t>
      </w:r>
      <w:r w:rsidRPr="00DC35AF">
        <w:rPr>
          <w:rFonts w:ascii="Segoe UI Emoji" w:hAnsi="Segoe UI Emoji" w:cs="Segoe UI Emoji"/>
          <w:b/>
          <w:bCs/>
          <w:color w:val="ED7D31" w:themeColor="accent2"/>
          <w:sz w:val="24"/>
          <w:szCs w:val="24"/>
        </w:rPr>
        <w:t>📝</w:t>
      </w:r>
      <w:r w:rsidRPr="00DC35AF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t xml:space="preserve"> Personal Task Management System</w:t>
      </w:r>
    </w:p>
    <w:p w14:paraId="28EE8FF1" w14:textId="55B3F7A5" w:rsidR="00514E2A" w:rsidRPr="00E835A8" w:rsidRDefault="00514E2A">
      <w:pPr>
        <w:rPr>
          <w:rFonts w:ascii="Times New Roman" w:hAnsi="Times New Roman" w:cs="Times New Roman"/>
          <w:sz w:val="24"/>
          <w:szCs w:val="24"/>
        </w:rPr>
      </w:pPr>
      <w:r w:rsidRPr="00E835A8">
        <w:rPr>
          <w:rFonts w:ascii="Times New Roman" w:hAnsi="Times New Roman" w:cs="Times New Roman"/>
          <w:sz w:val="24"/>
          <w:szCs w:val="24"/>
        </w:rPr>
        <w:t>A secure, modern, full-stack personal task manager</w:t>
      </w:r>
    </w:p>
    <w:p w14:paraId="2BCD88EC" w14:textId="77777777" w:rsidR="00514E2A" w:rsidRPr="00E835A8" w:rsidRDefault="00514E2A">
      <w:pPr>
        <w:rPr>
          <w:rFonts w:ascii="Times New Roman" w:hAnsi="Times New Roman" w:cs="Times New Roman"/>
          <w:sz w:val="24"/>
          <w:szCs w:val="24"/>
        </w:rPr>
      </w:pPr>
    </w:p>
    <w:p w14:paraId="1CAD08BE" w14:textId="7AA6AD54" w:rsidR="00514E2A" w:rsidRPr="00DC35AF" w:rsidRDefault="00514E2A" w:rsidP="00514E2A">
      <w:pPr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</w:pPr>
      <w:r w:rsidRPr="00DC35AF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t xml:space="preserve">## </w:t>
      </w:r>
      <w:r w:rsidRPr="00DC35AF">
        <w:rPr>
          <w:rFonts w:ascii="Segoe UI Emoji" w:hAnsi="Segoe UI Emoji" w:cs="Segoe UI Emoji"/>
          <w:b/>
          <w:bCs/>
          <w:color w:val="ED7D31" w:themeColor="accent2"/>
          <w:sz w:val="24"/>
          <w:szCs w:val="24"/>
        </w:rPr>
        <w:t>📌</w:t>
      </w:r>
      <w:r w:rsidRPr="00DC35AF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t xml:space="preserve"> Project Overview</w:t>
      </w:r>
    </w:p>
    <w:p w14:paraId="35353398" w14:textId="50BC5441" w:rsidR="00514E2A" w:rsidRPr="00E835A8" w:rsidRDefault="00514E2A" w:rsidP="00514E2A">
      <w:pPr>
        <w:rPr>
          <w:rFonts w:ascii="Times New Roman" w:hAnsi="Times New Roman" w:cs="Times New Roman"/>
          <w:sz w:val="24"/>
          <w:szCs w:val="24"/>
        </w:rPr>
      </w:pPr>
      <w:r w:rsidRPr="00E835A8">
        <w:rPr>
          <w:rFonts w:ascii="Times New Roman" w:hAnsi="Times New Roman" w:cs="Times New Roman"/>
          <w:sz w:val="24"/>
          <w:szCs w:val="24"/>
        </w:rPr>
        <w:t xml:space="preserve">The </w:t>
      </w:r>
      <w:r w:rsidRPr="00E835A8">
        <w:rPr>
          <w:rFonts w:ascii="Times New Roman" w:hAnsi="Times New Roman" w:cs="Times New Roman"/>
          <w:b/>
          <w:bCs/>
          <w:sz w:val="24"/>
          <w:szCs w:val="24"/>
        </w:rPr>
        <w:t>Personal Task Management System</w:t>
      </w:r>
      <w:r w:rsidRPr="00E835A8">
        <w:rPr>
          <w:rFonts w:ascii="Times New Roman" w:hAnsi="Times New Roman" w:cs="Times New Roman"/>
          <w:sz w:val="24"/>
          <w:szCs w:val="24"/>
        </w:rPr>
        <w:t xml:space="preserve"> is a secure, responsive, full-stack web application that allows authenticated users to manage their personal tasks efficiently.  </w:t>
      </w:r>
    </w:p>
    <w:p w14:paraId="5C49CDFF" w14:textId="63F91F6C" w:rsidR="00514E2A" w:rsidRPr="00E835A8" w:rsidRDefault="00514E2A" w:rsidP="00514E2A">
      <w:pPr>
        <w:rPr>
          <w:rFonts w:ascii="Times New Roman" w:hAnsi="Times New Roman" w:cs="Times New Roman"/>
          <w:sz w:val="24"/>
          <w:szCs w:val="24"/>
        </w:rPr>
      </w:pPr>
      <w:r w:rsidRPr="00E835A8">
        <w:rPr>
          <w:rFonts w:ascii="Times New Roman" w:hAnsi="Times New Roman" w:cs="Times New Roman"/>
          <w:sz w:val="24"/>
          <w:szCs w:val="24"/>
        </w:rPr>
        <w:t>Each user has private access to their own tasks with full CRUD functionality, ensuring data security and isolation.</w:t>
      </w:r>
    </w:p>
    <w:p w14:paraId="786961A8" w14:textId="033E6C76" w:rsidR="002C6D9A" w:rsidRPr="002C6D9A" w:rsidRDefault="00514E2A" w:rsidP="00514E2A">
      <w:pPr>
        <w:rPr>
          <w:rFonts w:ascii="Times New Roman" w:hAnsi="Times New Roman" w:cs="Times New Roman"/>
          <w:sz w:val="24"/>
          <w:szCs w:val="24"/>
        </w:rPr>
      </w:pPr>
      <w:r w:rsidRPr="00E835A8">
        <w:rPr>
          <w:rFonts w:ascii="Times New Roman" w:hAnsi="Times New Roman" w:cs="Times New Roman"/>
          <w:sz w:val="24"/>
          <w:szCs w:val="24"/>
        </w:rPr>
        <w:t>This project demonstrates real-world backend authentication, authorization, and frontend-backend integration using modern technologies.</w:t>
      </w:r>
    </w:p>
    <w:p w14:paraId="4CA1E74B" w14:textId="0CD3A5D7" w:rsidR="001D18B1" w:rsidRDefault="00DC35AF" w:rsidP="00514E2A">
      <w:pPr>
        <w:rPr>
          <w:rFonts w:ascii="Times New Roman" w:hAnsi="Times New Roman" w:cs="Times New Roman"/>
          <w:b/>
          <w:bCs/>
          <w:color w:val="C00000"/>
          <w:sz w:val="24"/>
          <w:szCs w:val="24"/>
          <w:u w:val="single"/>
        </w:rPr>
      </w:pPr>
      <w:ins w:id="0" w:author="Bhramaram Gujjarlapudi" w:date="2026-01-14T22:57:00Z" w16du:dateUtc="2026-01-14T17:27:00Z">
        <w:r w:rsidRPr="00DC35AF">
          <w:rPr>
            <w:b/>
            <w:bCs/>
            <w:noProof/>
            <w:color w:val="C00000"/>
            <w:u w:val="single"/>
          </w:rPr>
          <w:drawing>
            <wp:anchor distT="0" distB="0" distL="114300" distR="114300" simplePos="0" relativeHeight="251658240" behindDoc="1" locked="0" layoutInCell="1" allowOverlap="1" wp14:anchorId="521DC35A" wp14:editId="1F66A5A0">
              <wp:simplePos x="0" y="0"/>
              <wp:positionH relativeFrom="margin">
                <wp:align>right</wp:align>
              </wp:positionH>
              <wp:positionV relativeFrom="paragraph">
                <wp:posOffset>256540</wp:posOffset>
              </wp:positionV>
              <wp:extent cx="5829300" cy="2694305"/>
              <wp:effectExtent l="0" t="0" r="0" b="0"/>
              <wp:wrapTight wrapText="bothSides">
                <wp:wrapPolygon edited="0">
                  <wp:start x="0" y="0"/>
                  <wp:lineTo x="0" y="21381"/>
                  <wp:lineTo x="21529" y="21381"/>
                  <wp:lineTo x="21529" y="0"/>
                  <wp:lineTo x="0" y="0"/>
                </wp:wrapPolygon>
              </wp:wrapTight>
              <wp:docPr id="29087608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90876081" name="Picture 1"/>
                      <pic:cNvPicPr/>
                    </pic:nvPicPr>
                    <pic:blipFill rotWithShape="1">
                      <a:blip r:embed="rId8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11512" r="3074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829300" cy="2694305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1D18B1" w:rsidRPr="00DC35AF">
          <w:rPr>
            <w:rFonts w:ascii="Times New Roman" w:hAnsi="Times New Roman" w:cs="Times New Roman"/>
            <w:b/>
            <w:bCs/>
            <w:color w:val="C00000"/>
            <w:sz w:val="24"/>
            <w:szCs w:val="24"/>
            <w:u w:val="single"/>
          </w:rPr>
          <w:t>User registration</w:t>
        </w:r>
        <w:r w:rsidR="001D18B1" w:rsidRPr="00DC35AF">
          <w:rPr>
            <w:rFonts w:ascii="Times New Roman" w:hAnsi="Times New Roman" w:cs="Times New Roman"/>
            <w:i/>
            <w:iCs/>
            <w:color w:val="C00000"/>
            <w:sz w:val="24"/>
            <w:szCs w:val="24"/>
            <w:u w:val="single"/>
          </w:rPr>
          <w:t xml:space="preserve"> </w:t>
        </w:r>
        <w:r w:rsidR="001D18B1" w:rsidRPr="00DC35AF">
          <w:rPr>
            <w:rFonts w:ascii="Times New Roman" w:hAnsi="Times New Roman" w:cs="Times New Roman"/>
            <w:b/>
            <w:bCs/>
            <w:color w:val="C00000"/>
            <w:sz w:val="24"/>
            <w:szCs w:val="24"/>
            <w:u w:val="single"/>
          </w:rPr>
          <w:t>page:</w:t>
        </w:r>
      </w:ins>
    </w:p>
    <w:p w14:paraId="76A963D4" w14:textId="4A5F9A13" w:rsidR="00DC35AF" w:rsidRPr="00DC35AF" w:rsidRDefault="00DC35AF" w:rsidP="00514E2A">
      <w:pPr>
        <w:rPr>
          <w:ins w:id="1" w:author="Kannuri Pranaykumar" w:date="2026-01-15T19:27:00Z" w16du:dateUtc="2026-01-15T13:57:00Z"/>
          <w:rFonts w:ascii="Times New Roman" w:hAnsi="Times New Roman" w:cs="Times New Roman"/>
          <w:b/>
          <w:bCs/>
          <w:color w:val="C00000"/>
          <w:sz w:val="24"/>
          <w:szCs w:val="24"/>
          <w:u w:val="single"/>
        </w:rPr>
      </w:pPr>
      <w:ins w:id="2" w:author="Bhramaram Gujjarlapudi" w:date="2026-01-14T22:58:00Z" w16du:dateUtc="2026-01-14T17:28:00Z">
        <w:r w:rsidRPr="00DC35AF">
          <w:rPr>
            <w:noProof/>
            <w:color w:val="C00000"/>
            <w:u w:val="single"/>
          </w:rPr>
          <w:drawing>
            <wp:anchor distT="0" distB="0" distL="114300" distR="114300" simplePos="0" relativeHeight="251660288" behindDoc="1" locked="0" layoutInCell="1" allowOverlap="1" wp14:anchorId="2C73F309" wp14:editId="2F18177A">
              <wp:simplePos x="0" y="0"/>
              <wp:positionH relativeFrom="page">
                <wp:posOffset>633730</wp:posOffset>
              </wp:positionH>
              <wp:positionV relativeFrom="paragraph">
                <wp:posOffset>3221355</wp:posOffset>
              </wp:positionV>
              <wp:extent cx="6233160" cy="2686685"/>
              <wp:effectExtent l="0" t="0" r="0" b="0"/>
              <wp:wrapTight wrapText="bothSides">
                <wp:wrapPolygon edited="0">
                  <wp:start x="0" y="0"/>
                  <wp:lineTo x="0" y="21442"/>
                  <wp:lineTo x="21521" y="21442"/>
                  <wp:lineTo x="21521" y="0"/>
                  <wp:lineTo x="0" y="0"/>
                </wp:wrapPolygon>
              </wp:wrapTight>
              <wp:docPr id="551160998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51160998" name="Picture 1"/>
                      <pic:cNvPicPr/>
                    </pic:nvPicPr>
                    <pic:blipFill rotWithShape="1">
                      <a:blip r:embed="rId9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1" t="11763" r="2572" b="-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233160" cy="2686685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1D18B1" w:rsidRPr="00DC35AF">
          <w:rPr>
            <w:rFonts w:ascii="Times New Roman" w:hAnsi="Times New Roman" w:cs="Times New Roman"/>
            <w:b/>
            <w:bCs/>
            <w:color w:val="C00000"/>
            <w:sz w:val="24"/>
            <w:szCs w:val="24"/>
            <w:u w:val="single"/>
          </w:rPr>
          <w:t>User login page</w:t>
        </w:r>
      </w:ins>
      <w:r w:rsidR="002C6D9A" w:rsidRPr="00DC35AF">
        <w:rPr>
          <w:rFonts w:ascii="Times New Roman" w:hAnsi="Times New Roman" w:cs="Times New Roman"/>
          <w:b/>
          <w:bCs/>
          <w:color w:val="C00000"/>
          <w:sz w:val="24"/>
          <w:szCs w:val="24"/>
          <w:u w:val="single"/>
        </w:rPr>
        <w:t>:</w:t>
      </w:r>
      <w:ins w:id="3" w:author="Bhramaram Gujjarlapudi" w:date="2026-01-14T22:58:00Z" w16du:dateUtc="2026-01-14T17:28:00Z">
        <w:r w:rsidR="001D18B1" w:rsidRPr="00DC35AF">
          <w:rPr>
            <w:rFonts w:ascii="Times New Roman" w:hAnsi="Times New Roman" w:cs="Times New Roman"/>
            <w:b/>
            <w:bCs/>
            <w:color w:val="C00000"/>
            <w:sz w:val="24"/>
            <w:szCs w:val="24"/>
            <w:u w:val="single"/>
          </w:rPr>
          <w:t xml:space="preserve"> </w:t>
        </w:r>
      </w:ins>
    </w:p>
    <w:p w14:paraId="175FF0E1" w14:textId="125CA57A" w:rsidR="00DC35AF" w:rsidRDefault="00DC35AF" w:rsidP="00514E2A">
      <w:pPr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p w14:paraId="21AC998A" w14:textId="2D54557A" w:rsidR="002C6D9A" w:rsidRPr="00DC35AF" w:rsidRDefault="00CF4743" w:rsidP="00514E2A">
      <w:pPr>
        <w:rPr>
          <w:rFonts w:ascii="Times New Roman" w:hAnsi="Times New Roman" w:cs="Times New Roman"/>
          <w:b/>
          <w:bCs/>
          <w:color w:val="C00000"/>
          <w:sz w:val="24"/>
          <w:szCs w:val="24"/>
          <w:u w:val="single"/>
        </w:rPr>
      </w:pPr>
      <w:ins w:id="4" w:author="Kannuri Pranaykumar" w:date="2026-01-15T19:27:00Z" w16du:dateUtc="2026-01-15T13:57:00Z">
        <w:r w:rsidRPr="00DC35AF">
          <w:rPr>
            <w:rFonts w:ascii="Times New Roman" w:hAnsi="Times New Roman" w:cs="Times New Roman"/>
            <w:b/>
            <w:bCs/>
            <w:color w:val="C00000"/>
            <w:sz w:val="24"/>
            <w:szCs w:val="24"/>
            <w:u w:val="single"/>
            <w:rPrChange w:id="5" w:author="Kannuri Pranaykumar" w:date="2026-01-15T19:29:00Z" w16du:dateUtc="2026-01-15T13:59:00Z">
              <w:rPr>
                <w:rFonts w:ascii="Times New Roman" w:hAnsi="Times New Roman" w:cs="Times New Roman"/>
                <w:b/>
                <w:bCs/>
                <w:color w:val="ED7D31" w:themeColor="accent2"/>
                <w:sz w:val="24"/>
                <w:szCs w:val="24"/>
              </w:rPr>
            </w:rPrChange>
          </w:rPr>
          <w:t>User forgotpassword page:</w:t>
        </w:r>
      </w:ins>
    </w:p>
    <w:p w14:paraId="52C1346F" w14:textId="77777777" w:rsidR="002C6D9A" w:rsidRDefault="002C6D9A" w:rsidP="00514E2A">
      <w:pPr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p w14:paraId="32F655BB" w14:textId="77777777" w:rsidR="002C6D9A" w:rsidRPr="002C6D9A" w:rsidRDefault="002C6D9A" w:rsidP="00514E2A">
      <w:pPr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p w14:paraId="40A4D462" w14:textId="2723C0EA" w:rsidR="00D43EB4" w:rsidRDefault="00CF4743" w:rsidP="00514E2A">
      <w:pPr>
        <w:rPr>
          <w:ins w:id="6" w:author="Kannuri Pranaykumar" w:date="2026-01-15T19:23:00Z" w16du:dateUtc="2026-01-15T13:53:00Z"/>
          <w:rFonts w:ascii="Times New Roman" w:hAnsi="Times New Roman" w:cs="Times New Roman"/>
          <w:b/>
          <w:bCs/>
          <w:color w:val="ED7D31" w:themeColor="accent2"/>
          <w:sz w:val="24"/>
          <w:szCs w:val="24"/>
        </w:rPr>
      </w:pPr>
      <w:ins w:id="7" w:author="Kannuri Pranaykumar" w:date="2026-01-15T19:28:00Z" w16du:dateUtc="2026-01-15T13:58:00Z">
        <w:r>
          <w:rPr>
            <w:rFonts w:ascii="Times New Roman" w:hAnsi="Times New Roman" w:cs="Times New Roman"/>
            <w:b/>
            <w:bCs/>
            <w:noProof/>
            <w:color w:val="ED7D31" w:themeColor="accent2"/>
            <w:sz w:val="24"/>
            <w:szCs w:val="24"/>
          </w:rPr>
          <w:drawing>
            <wp:inline distT="0" distB="0" distL="0" distR="0" wp14:anchorId="562620C4" wp14:editId="7C030C6B">
              <wp:extent cx="5487670" cy="2849880"/>
              <wp:effectExtent l="0" t="0" r="0" b="0"/>
              <wp:docPr id="1783023705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83023705" name="Picture 1783023705"/>
                      <pic:cNvPicPr/>
                    </pic:nvPicPr>
                    <pic:blipFill rotWithShape="1">
                      <a:blip r:embed="rId10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931" t="13730" r="3323" b="-1062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487670" cy="284988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</w:p>
    <w:p w14:paraId="7528892E" w14:textId="77777777" w:rsidR="00D43EB4" w:rsidRDefault="00D43EB4" w:rsidP="00514E2A">
      <w:pPr>
        <w:rPr>
          <w:ins w:id="8" w:author="Kannuri Pranaykumar" w:date="2026-01-15T19:23:00Z" w16du:dateUtc="2026-01-15T13:53:00Z"/>
          <w:rFonts w:ascii="Times New Roman" w:hAnsi="Times New Roman" w:cs="Times New Roman"/>
          <w:b/>
          <w:bCs/>
          <w:color w:val="ED7D31" w:themeColor="accent2"/>
          <w:sz w:val="24"/>
          <w:szCs w:val="24"/>
        </w:rPr>
      </w:pPr>
    </w:p>
    <w:p w14:paraId="0FAF453E" w14:textId="77777777" w:rsidR="001D18B1" w:rsidRDefault="001D18B1" w:rsidP="00514E2A">
      <w:pPr>
        <w:rPr>
          <w:ins w:id="9" w:author="Bhramaram Gujjarlapudi" w:date="2026-01-14T22:59:00Z" w16du:dateUtc="2026-01-14T17:29:00Z"/>
          <w:rFonts w:ascii="Times New Roman" w:hAnsi="Times New Roman" w:cs="Times New Roman"/>
          <w:b/>
          <w:bCs/>
          <w:color w:val="ED7D31" w:themeColor="accent2"/>
          <w:sz w:val="24"/>
          <w:szCs w:val="24"/>
        </w:rPr>
      </w:pPr>
    </w:p>
    <w:p w14:paraId="1866DF16" w14:textId="1435EC27" w:rsidR="001D18B1" w:rsidRPr="00DC35AF" w:rsidRDefault="001D18B1" w:rsidP="00514E2A">
      <w:pPr>
        <w:rPr>
          <w:ins w:id="10" w:author="Bhramaram Gujjarlapudi" w:date="2026-01-14T22:59:00Z" w16du:dateUtc="2026-01-14T17:29:00Z"/>
          <w:rFonts w:ascii="Times New Roman" w:hAnsi="Times New Roman" w:cs="Times New Roman"/>
          <w:b/>
          <w:bCs/>
          <w:color w:val="C00000"/>
          <w:sz w:val="24"/>
          <w:szCs w:val="24"/>
          <w:u w:val="single"/>
        </w:rPr>
      </w:pPr>
      <w:ins w:id="11" w:author="Bhramaram Gujjarlapudi" w:date="2026-01-14T22:59:00Z" w16du:dateUtc="2026-01-14T17:29:00Z">
        <w:r w:rsidRPr="00DC35AF">
          <w:rPr>
            <w:rFonts w:ascii="Times New Roman" w:hAnsi="Times New Roman" w:cs="Times New Roman"/>
            <w:b/>
            <w:bCs/>
            <w:color w:val="C00000"/>
            <w:sz w:val="24"/>
            <w:szCs w:val="24"/>
            <w:u w:val="single"/>
          </w:rPr>
          <w:t>User interface after login :</w:t>
        </w:r>
      </w:ins>
    </w:p>
    <w:p w14:paraId="76057FA8" w14:textId="77777777" w:rsidR="002C6D9A" w:rsidRDefault="002C6D9A" w:rsidP="00514E2A">
      <w:pPr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</w:pPr>
    </w:p>
    <w:p w14:paraId="1C348571" w14:textId="58D4A66B" w:rsidR="002C6D9A" w:rsidRDefault="002C6D9A" w:rsidP="00514E2A">
      <w:pPr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</w:pPr>
    </w:p>
    <w:p w14:paraId="42296DAE" w14:textId="71014BAE" w:rsidR="008506FF" w:rsidRDefault="00DC35AF" w:rsidP="00514E2A">
      <w:pPr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</w:pPr>
      <w:ins w:id="12" w:author="Bhramaram Gujjarlapudi" w:date="2026-01-14T22:59:00Z" w16du:dateUtc="2026-01-14T17:29:00Z"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62CA66BF" wp14:editId="03566C3A">
              <wp:simplePos x="0" y="0"/>
              <wp:positionH relativeFrom="column">
                <wp:posOffset>-220980</wp:posOffset>
              </wp:positionH>
              <wp:positionV relativeFrom="paragraph">
                <wp:posOffset>192405</wp:posOffset>
              </wp:positionV>
              <wp:extent cx="5731510" cy="3085465"/>
              <wp:effectExtent l="0" t="0" r="2540" b="635"/>
              <wp:wrapTight wrapText="bothSides">
                <wp:wrapPolygon edited="0">
                  <wp:start x="0" y="0"/>
                  <wp:lineTo x="0" y="21471"/>
                  <wp:lineTo x="21538" y="21471"/>
                  <wp:lineTo x="21538" y="0"/>
                  <wp:lineTo x="0" y="0"/>
                </wp:wrapPolygon>
              </wp:wrapTight>
              <wp:docPr id="93458939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3458939" name=""/>
                      <pic:cNvPicPr/>
                    </pic:nvPicPr>
                    <pic:blipFill>
                      <a:blip r:embed="rId1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510" cy="308546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ins>
    </w:p>
    <w:p w14:paraId="6810C930" w14:textId="2C7FE964" w:rsidR="00514E2A" w:rsidRPr="00E835A8" w:rsidRDefault="00514E2A" w:rsidP="00514E2A">
      <w:pPr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</w:pPr>
      <w:r w:rsidRPr="00E835A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lastRenderedPageBreak/>
        <w:t xml:space="preserve">## </w:t>
      </w:r>
      <w:r w:rsidRPr="00E835A8">
        <w:rPr>
          <w:rFonts w:ascii="Segoe UI Emoji" w:hAnsi="Segoe UI Emoji" w:cs="Segoe UI Emoji"/>
          <w:b/>
          <w:bCs/>
          <w:color w:val="ED7D31" w:themeColor="accent2"/>
          <w:sz w:val="24"/>
          <w:szCs w:val="24"/>
        </w:rPr>
        <w:t>✨</w:t>
      </w:r>
      <w:r w:rsidRPr="00E835A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t xml:space="preserve"> Core Features</w:t>
      </w:r>
    </w:p>
    <w:p w14:paraId="4EDB9258" w14:textId="77777777" w:rsidR="008506FF" w:rsidRPr="008506FF" w:rsidRDefault="008506FF" w:rsidP="008506FF">
      <w:pPr>
        <w:pStyle w:val="ListParagraph"/>
        <w:numPr>
          <w:ilvl w:val="0"/>
          <w:numId w:val="13"/>
        </w:num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506FF">
        <w:rPr>
          <w:rFonts w:ascii="Segoe UI Emoji" w:hAnsi="Segoe UI Emoji" w:cs="Segoe UI Emoji"/>
          <w:sz w:val="24"/>
          <w:szCs w:val="24"/>
        </w:rPr>
        <w:t>✅</w:t>
      </w:r>
      <w:r w:rsidRPr="008506FF">
        <w:rPr>
          <w:rFonts w:ascii="Times New Roman" w:hAnsi="Times New Roman" w:cs="Times New Roman"/>
          <w:sz w:val="24"/>
          <w:szCs w:val="24"/>
        </w:rPr>
        <w:t xml:space="preserve"> User registration with secure password hashing</w:t>
      </w:r>
    </w:p>
    <w:p w14:paraId="03964E25" w14:textId="009E2AC6" w:rsidR="008506FF" w:rsidRPr="008506FF" w:rsidRDefault="008506FF" w:rsidP="008506FF">
      <w:pPr>
        <w:pStyle w:val="ListParagraph"/>
        <w:numPr>
          <w:ilvl w:val="0"/>
          <w:numId w:val="13"/>
        </w:num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506FF">
        <w:rPr>
          <w:rFonts w:ascii="Segoe UI Emoji" w:hAnsi="Segoe UI Emoji" w:cs="Segoe UI Emoji"/>
          <w:sz w:val="24"/>
          <w:szCs w:val="24"/>
        </w:rPr>
        <w:t>🔑</w:t>
      </w:r>
      <w:r w:rsidRPr="008506FF">
        <w:rPr>
          <w:rFonts w:ascii="Times New Roman" w:hAnsi="Times New Roman" w:cs="Times New Roman"/>
          <w:sz w:val="24"/>
          <w:szCs w:val="24"/>
        </w:rPr>
        <w:t xml:space="preserve"> User login with JWT-based authentication</w:t>
      </w:r>
    </w:p>
    <w:p w14:paraId="38409511" w14:textId="571C0AFC" w:rsidR="008506FF" w:rsidRPr="008506FF" w:rsidRDefault="008506FF" w:rsidP="008506FF">
      <w:pPr>
        <w:pStyle w:val="ListParagraph"/>
        <w:numPr>
          <w:ilvl w:val="0"/>
          <w:numId w:val="13"/>
        </w:num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506FF">
        <w:rPr>
          <w:rFonts w:ascii="Segoe UI Emoji" w:hAnsi="Segoe UI Emoji" w:cs="Segoe UI Emoji"/>
          <w:sz w:val="24"/>
          <w:szCs w:val="24"/>
        </w:rPr>
        <w:t>🔐</w:t>
      </w:r>
      <w:r w:rsidRPr="008506FF">
        <w:rPr>
          <w:rFonts w:ascii="Times New Roman" w:hAnsi="Times New Roman" w:cs="Times New Roman"/>
          <w:sz w:val="24"/>
          <w:szCs w:val="24"/>
        </w:rPr>
        <w:t xml:space="preserve"> Protected routes accessible only to authenticated users</w:t>
      </w:r>
    </w:p>
    <w:p w14:paraId="20A38CC9" w14:textId="44BFDA67" w:rsidR="008506FF" w:rsidRPr="008506FF" w:rsidRDefault="008506FF" w:rsidP="008506FF">
      <w:pPr>
        <w:pStyle w:val="ListParagraph"/>
        <w:numPr>
          <w:ilvl w:val="0"/>
          <w:numId w:val="13"/>
        </w:num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506FF">
        <w:rPr>
          <w:rFonts w:ascii="Segoe UI Emoji" w:hAnsi="Segoe UI Emoji" w:cs="Segoe UI Emoji"/>
          <w:sz w:val="24"/>
          <w:szCs w:val="24"/>
        </w:rPr>
        <w:t>🔄</w:t>
      </w:r>
      <w:r w:rsidRPr="008506FF">
        <w:rPr>
          <w:rFonts w:ascii="Times New Roman" w:hAnsi="Times New Roman" w:cs="Times New Roman"/>
          <w:sz w:val="24"/>
          <w:szCs w:val="24"/>
        </w:rPr>
        <w:t xml:space="preserve"> Forgot password functionality to request a reset token</w:t>
      </w:r>
    </w:p>
    <w:p w14:paraId="3D5CCC2B" w14:textId="159407C4" w:rsidR="008506FF" w:rsidRPr="008506FF" w:rsidRDefault="008506FF" w:rsidP="008506FF">
      <w:pPr>
        <w:pStyle w:val="ListParagraph"/>
        <w:numPr>
          <w:ilvl w:val="0"/>
          <w:numId w:val="13"/>
        </w:num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506FF">
        <w:rPr>
          <w:rFonts w:ascii="Segoe UI Emoji" w:hAnsi="Segoe UI Emoji" w:cs="Segoe UI Emoji"/>
          <w:sz w:val="24"/>
          <w:szCs w:val="24"/>
        </w:rPr>
        <w:t>🔁</w:t>
      </w:r>
      <w:r w:rsidRPr="008506FF">
        <w:rPr>
          <w:rFonts w:ascii="Times New Roman" w:hAnsi="Times New Roman" w:cs="Times New Roman"/>
          <w:sz w:val="24"/>
          <w:szCs w:val="24"/>
        </w:rPr>
        <w:t xml:space="preserve"> Reset password using a secure, time-limited JWT token</w:t>
      </w:r>
    </w:p>
    <w:p w14:paraId="2C115C99" w14:textId="5A239F29" w:rsidR="008506FF" w:rsidRPr="008506FF" w:rsidRDefault="008506FF" w:rsidP="008506FF">
      <w:pPr>
        <w:pStyle w:val="ListParagraph"/>
        <w:numPr>
          <w:ilvl w:val="0"/>
          <w:numId w:val="13"/>
        </w:num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506FF">
        <w:rPr>
          <w:rFonts w:ascii="Segoe UI Emoji" w:hAnsi="Segoe UI Emoji" w:cs="Segoe UI Emoji"/>
          <w:sz w:val="24"/>
          <w:szCs w:val="24"/>
        </w:rPr>
        <w:t>➕</w:t>
      </w:r>
      <w:r w:rsidRPr="008506FF">
        <w:rPr>
          <w:rFonts w:ascii="Times New Roman" w:hAnsi="Times New Roman" w:cs="Times New Roman"/>
          <w:sz w:val="24"/>
          <w:szCs w:val="24"/>
        </w:rPr>
        <w:t xml:space="preserve"> Create new tasks</w:t>
      </w:r>
    </w:p>
    <w:p w14:paraId="311A1E4B" w14:textId="4C39C98F" w:rsidR="008506FF" w:rsidRPr="008506FF" w:rsidRDefault="008506FF" w:rsidP="008506FF">
      <w:pPr>
        <w:pStyle w:val="ListParagraph"/>
        <w:numPr>
          <w:ilvl w:val="0"/>
          <w:numId w:val="13"/>
        </w:num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506FF">
        <w:rPr>
          <w:rFonts w:ascii="Segoe UI Emoji" w:hAnsi="Segoe UI Emoji" w:cs="Segoe UI Emoji"/>
          <w:sz w:val="24"/>
          <w:szCs w:val="24"/>
        </w:rPr>
        <w:t>📋</w:t>
      </w:r>
      <w:r w:rsidRPr="008506FF">
        <w:rPr>
          <w:rFonts w:ascii="Times New Roman" w:hAnsi="Times New Roman" w:cs="Times New Roman"/>
          <w:sz w:val="24"/>
          <w:szCs w:val="24"/>
        </w:rPr>
        <w:t xml:space="preserve"> View user-specific task list</w:t>
      </w:r>
    </w:p>
    <w:p w14:paraId="5208EC60" w14:textId="1B2CF1F8" w:rsidR="008506FF" w:rsidRPr="008506FF" w:rsidRDefault="008506FF" w:rsidP="008506FF">
      <w:pPr>
        <w:pStyle w:val="ListParagraph"/>
        <w:numPr>
          <w:ilvl w:val="0"/>
          <w:numId w:val="13"/>
        </w:num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506FF">
        <w:rPr>
          <w:rFonts w:ascii="Segoe UI Emoji" w:hAnsi="Segoe UI Emoji" w:cs="Segoe UI Emoji"/>
          <w:sz w:val="24"/>
          <w:szCs w:val="24"/>
        </w:rPr>
        <w:t>✏️</w:t>
      </w:r>
      <w:r w:rsidRPr="008506FF">
        <w:rPr>
          <w:rFonts w:ascii="Times New Roman" w:hAnsi="Times New Roman" w:cs="Times New Roman"/>
          <w:sz w:val="24"/>
          <w:szCs w:val="24"/>
        </w:rPr>
        <w:t xml:space="preserve"> Edit existing tasks</w:t>
      </w:r>
    </w:p>
    <w:p w14:paraId="3B610381" w14:textId="350AEF8A" w:rsidR="008506FF" w:rsidRPr="008506FF" w:rsidRDefault="008506FF" w:rsidP="008506FF">
      <w:pPr>
        <w:pStyle w:val="ListParagraph"/>
        <w:numPr>
          <w:ilvl w:val="0"/>
          <w:numId w:val="13"/>
        </w:num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506FF">
        <w:rPr>
          <w:rFonts w:ascii="Segoe UI Emoji" w:hAnsi="Segoe UI Emoji" w:cs="Segoe UI Emoji"/>
          <w:sz w:val="24"/>
          <w:szCs w:val="24"/>
        </w:rPr>
        <w:t>🗑️</w:t>
      </w:r>
      <w:r w:rsidRPr="008506FF">
        <w:rPr>
          <w:rFonts w:ascii="Times New Roman" w:hAnsi="Times New Roman" w:cs="Times New Roman"/>
          <w:sz w:val="24"/>
          <w:szCs w:val="24"/>
        </w:rPr>
        <w:t xml:space="preserve"> Delete tasks</w:t>
      </w:r>
    </w:p>
    <w:p w14:paraId="13D04388" w14:textId="6FDED2EF" w:rsidR="008506FF" w:rsidRPr="008506FF" w:rsidRDefault="008506FF" w:rsidP="008506FF">
      <w:pPr>
        <w:pStyle w:val="ListParagraph"/>
        <w:numPr>
          <w:ilvl w:val="0"/>
          <w:numId w:val="13"/>
        </w:num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506FF">
        <w:rPr>
          <w:rFonts w:ascii="Segoe UI Emoji" w:hAnsi="Segoe UI Emoji" w:cs="Segoe UI Emoji"/>
          <w:sz w:val="24"/>
          <w:szCs w:val="24"/>
        </w:rPr>
        <w:t>🔒</w:t>
      </w:r>
      <w:r w:rsidRPr="008506FF">
        <w:rPr>
          <w:rFonts w:ascii="Times New Roman" w:hAnsi="Times New Roman" w:cs="Times New Roman"/>
          <w:sz w:val="24"/>
          <w:szCs w:val="24"/>
        </w:rPr>
        <w:t xml:space="preserve"> Tasks are private per user (complete data isolation)</w:t>
      </w:r>
    </w:p>
    <w:p w14:paraId="37BB7FD0" w14:textId="4FD3BECD" w:rsidR="008506FF" w:rsidRPr="008506FF" w:rsidRDefault="008506FF" w:rsidP="008506FF">
      <w:pPr>
        <w:pStyle w:val="ListParagraph"/>
        <w:numPr>
          <w:ilvl w:val="0"/>
          <w:numId w:val="13"/>
        </w:num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506FF">
        <w:rPr>
          <w:rFonts w:ascii="Segoe UI Emoji" w:hAnsi="Segoe UI Emoji" w:cs="Segoe UI Emoji"/>
          <w:sz w:val="24"/>
          <w:szCs w:val="24"/>
        </w:rPr>
        <w:t>📱</w:t>
      </w:r>
      <w:r w:rsidRPr="008506FF">
        <w:rPr>
          <w:rFonts w:ascii="Times New Roman" w:hAnsi="Times New Roman" w:cs="Times New Roman"/>
          <w:sz w:val="24"/>
          <w:szCs w:val="24"/>
        </w:rPr>
        <w:t xml:space="preserve"> Responsive and mobile-friendly user interface</w:t>
      </w:r>
    </w:p>
    <w:p w14:paraId="2F232C60" w14:textId="0C1654F2" w:rsidR="008506FF" w:rsidRPr="008506FF" w:rsidRDefault="008506FF" w:rsidP="008506FF">
      <w:pPr>
        <w:pStyle w:val="ListParagraph"/>
        <w:numPr>
          <w:ilvl w:val="0"/>
          <w:numId w:val="13"/>
        </w:num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506FF">
        <w:rPr>
          <w:rFonts w:ascii="Segoe UI Emoji" w:hAnsi="Segoe UI Emoji" w:cs="Segoe UI Emoji"/>
          <w:sz w:val="24"/>
          <w:szCs w:val="24"/>
        </w:rPr>
        <w:t>👁️</w:t>
      </w:r>
      <w:r w:rsidRPr="008506FF">
        <w:rPr>
          <w:rFonts w:ascii="Times New Roman" w:hAnsi="Times New Roman" w:cs="Times New Roman"/>
          <w:sz w:val="24"/>
          <w:szCs w:val="24"/>
        </w:rPr>
        <w:t xml:space="preserve"> Show / hide password option for better usability</w:t>
      </w:r>
    </w:p>
    <w:p w14:paraId="736A223C" w14:textId="219CB0B6" w:rsidR="008506FF" w:rsidRPr="008506FF" w:rsidRDefault="008506FF" w:rsidP="008506FF">
      <w:pPr>
        <w:pStyle w:val="ListParagraph"/>
        <w:numPr>
          <w:ilvl w:val="0"/>
          <w:numId w:val="13"/>
        </w:num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506FF">
        <w:rPr>
          <w:rFonts w:ascii="Segoe UI Emoji" w:hAnsi="Segoe UI Emoji" w:cs="Segoe UI Emoji"/>
          <w:sz w:val="24"/>
          <w:szCs w:val="24"/>
        </w:rPr>
        <w:t>⚠️</w:t>
      </w:r>
      <w:r w:rsidRPr="008506FF">
        <w:rPr>
          <w:rFonts w:ascii="Times New Roman" w:hAnsi="Times New Roman" w:cs="Times New Roman"/>
          <w:sz w:val="24"/>
          <w:szCs w:val="24"/>
        </w:rPr>
        <w:t xml:space="preserve"> Input validation with clear and meaningful error messages</w:t>
      </w:r>
    </w:p>
    <w:p w14:paraId="121ECA3F" w14:textId="1DA0869D" w:rsidR="008506FF" w:rsidRPr="008506FF" w:rsidRDefault="008506FF" w:rsidP="008506FF">
      <w:pPr>
        <w:pStyle w:val="ListParagraph"/>
        <w:numPr>
          <w:ilvl w:val="0"/>
          <w:numId w:val="13"/>
        </w:num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506FF">
        <w:rPr>
          <w:rFonts w:ascii="Segoe UI Emoji" w:hAnsi="Segoe UI Emoji" w:cs="Segoe UI Emoji"/>
          <w:sz w:val="24"/>
          <w:szCs w:val="24"/>
        </w:rPr>
        <w:t>⚡</w:t>
      </w:r>
      <w:r w:rsidRPr="008506FF">
        <w:rPr>
          <w:rFonts w:ascii="Times New Roman" w:hAnsi="Times New Roman" w:cs="Times New Roman"/>
          <w:sz w:val="24"/>
          <w:szCs w:val="24"/>
        </w:rPr>
        <w:t xml:space="preserve"> Fast development and optimized build using Vite</w:t>
      </w:r>
    </w:p>
    <w:p w14:paraId="7667876A" w14:textId="45C967AC" w:rsidR="00514E2A" w:rsidRPr="00E835A8" w:rsidRDefault="00514E2A" w:rsidP="00514E2A">
      <w:pPr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</w:pPr>
      <w:r w:rsidRPr="00E835A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t xml:space="preserve">## </w:t>
      </w:r>
      <w:r w:rsidRPr="00E835A8">
        <w:rPr>
          <w:rFonts w:ascii="Segoe UI Emoji" w:hAnsi="Segoe UI Emoji" w:cs="Segoe UI Emoji"/>
          <w:b/>
          <w:bCs/>
          <w:color w:val="ED7D31" w:themeColor="accent2"/>
          <w:sz w:val="24"/>
          <w:szCs w:val="24"/>
        </w:rPr>
        <w:t>🧠</w:t>
      </w:r>
      <w:r w:rsidRPr="00E835A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t xml:space="preserve"> Task Status (Enhanced Feature)</w:t>
      </w:r>
    </w:p>
    <w:p w14:paraId="7CC2E65D" w14:textId="4F783CAA" w:rsidR="00514E2A" w:rsidRPr="00E835A8" w:rsidRDefault="00514E2A" w:rsidP="008506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35A8">
        <w:rPr>
          <w:rFonts w:ascii="Times New Roman" w:hAnsi="Times New Roman" w:cs="Times New Roman"/>
          <w:sz w:val="24"/>
          <w:szCs w:val="24"/>
        </w:rPr>
        <w:t xml:space="preserve">Each task includes a </w:t>
      </w:r>
      <w:r w:rsidRPr="00E835A8">
        <w:rPr>
          <w:rFonts w:ascii="Times New Roman" w:hAnsi="Times New Roman" w:cs="Times New Roman"/>
          <w:b/>
          <w:bCs/>
          <w:sz w:val="24"/>
          <w:szCs w:val="24"/>
        </w:rPr>
        <w:t>status field</w:t>
      </w:r>
      <w:r w:rsidRPr="00E835A8">
        <w:rPr>
          <w:rFonts w:ascii="Times New Roman" w:hAnsi="Times New Roman" w:cs="Times New Roman"/>
          <w:sz w:val="24"/>
          <w:szCs w:val="24"/>
        </w:rPr>
        <w:t>:</w:t>
      </w:r>
    </w:p>
    <w:p w14:paraId="5C0C7D89" w14:textId="77777777" w:rsidR="00514E2A" w:rsidRPr="00E835A8" w:rsidRDefault="00514E2A" w:rsidP="008506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35A8">
        <w:rPr>
          <w:rFonts w:ascii="Times New Roman" w:hAnsi="Times New Roman" w:cs="Times New Roman"/>
          <w:sz w:val="24"/>
          <w:szCs w:val="24"/>
        </w:rPr>
        <w:t>- `pending` (default)</w:t>
      </w:r>
    </w:p>
    <w:p w14:paraId="2FC6A60C" w14:textId="581A2011" w:rsidR="00514E2A" w:rsidRPr="00E835A8" w:rsidRDefault="00514E2A" w:rsidP="008506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35A8">
        <w:rPr>
          <w:rFonts w:ascii="Times New Roman" w:hAnsi="Times New Roman" w:cs="Times New Roman"/>
          <w:sz w:val="24"/>
          <w:szCs w:val="24"/>
        </w:rPr>
        <w:t>- `completed`</w:t>
      </w:r>
    </w:p>
    <w:p w14:paraId="7437B64C" w14:textId="2F840D9F" w:rsidR="00514E2A" w:rsidRPr="00E835A8" w:rsidRDefault="00514E2A" w:rsidP="008506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35A8">
        <w:rPr>
          <w:rFonts w:ascii="Times New Roman" w:hAnsi="Times New Roman" w:cs="Times New Roman"/>
          <w:sz w:val="24"/>
          <w:szCs w:val="24"/>
        </w:rPr>
        <w:t xml:space="preserve">Users can mark a specific task as </w:t>
      </w:r>
      <w:r w:rsidRPr="00E835A8">
        <w:rPr>
          <w:rFonts w:ascii="Times New Roman" w:hAnsi="Times New Roman" w:cs="Times New Roman"/>
          <w:b/>
          <w:bCs/>
          <w:sz w:val="24"/>
          <w:szCs w:val="24"/>
        </w:rPr>
        <w:t>completed</w:t>
      </w:r>
      <w:r w:rsidRPr="00E835A8">
        <w:rPr>
          <w:rFonts w:ascii="Times New Roman" w:hAnsi="Times New Roman" w:cs="Times New Roman"/>
          <w:sz w:val="24"/>
          <w:szCs w:val="24"/>
        </w:rPr>
        <w:t xml:space="preserve"> or revert it back to </w:t>
      </w:r>
      <w:r w:rsidRPr="00E835A8">
        <w:rPr>
          <w:rFonts w:ascii="Times New Roman" w:hAnsi="Times New Roman" w:cs="Times New Roman"/>
          <w:b/>
          <w:bCs/>
          <w:sz w:val="24"/>
          <w:szCs w:val="24"/>
        </w:rPr>
        <w:t>pending</w:t>
      </w:r>
      <w:r w:rsidRPr="00E835A8">
        <w:rPr>
          <w:rFonts w:ascii="Times New Roman" w:hAnsi="Times New Roman" w:cs="Times New Roman"/>
          <w:sz w:val="24"/>
          <w:szCs w:val="24"/>
        </w:rPr>
        <w:t>, improving task tracking and productivity.</w:t>
      </w:r>
    </w:p>
    <w:tbl>
      <w:tblPr>
        <w:tblStyle w:val="TableGrid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2802"/>
        <w:gridCol w:w="3544"/>
      </w:tblGrid>
      <w:tr w:rsidR="00514E2A" w:rsidRPr="00E835A8" w14:paraId="0B7FCC4D" w14:textId="77777777" w:rsidTr="00DC35AF">
        <w:tc>
          <w:tcPr>
            <w:tcW w:w="3005" w:type="dxa"/>
          </w:tcPr>
          <w:p w14:paraId="4862128B" w14:textId="074C82BA" w:rsidR="00514E2A" w:rsidRPr="00E835A8" w:rsidRDefault="00514E2A" w:rsidP="008506F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35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2802" w:type="dxa"/>
          </w:tcPr>
          <w:p w14:paraId="756E35B6" w14:textId="12B9D98B" w:rsidR="00514E2A" w:rsidRPr="00E835A8" w:rsidRDefault="00514E2A" w:rsidP="008506F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35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Technology   </w:t>
            </w:r>
          </w:p>
        </w:tc>
        <w:tc>
          <w:tcPr>
            <w:tcW w:w="3544" w:type="dxa"/>
          </w:tcPr>
          <w:p w14:paraId="200F7171" w14:textId="5E13F542" w:rsidR="00514E2A" w:rsidRPr="00E835A8" w:rsidRDefault="00514E2A" w:rsidP="008506F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35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Purpose        </w:t>
            </w:r>
          </w:p>
        </w:tc>
      </w:tr>
      <w:tr w:rsidR="00514E2A" w:rsidRPr="00E835A8" w14:paraId="30D4FA9C" w14:textId="77777777" w:rsidTr="00DC35AF">
        <w:tc>
          <w:tcPr>
            <w:tcW w:w="3005" w:type="dxa"/>
          </w:tcPr>
          <w:p w14:paraId="40CD6E0E" w14:textId="131372C7" w:rsidR="00514E2A" w:rsidRPr="00E835A8" w:rsidRDefault="00514E2A" w:rsidP="008506F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5A8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2802" w:type="dxa"/>
          </w:tcPr>
          <w:p w14:paraId="2403DEE3" w14:textId="21E999EA" w:rsidR="00514E2A" w:rsidRPr="00E835A8" w:rsidRDefault="00514E2A" w:rsidP="008506F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5A8">
              <w:rPr>
                <w:rFonts w:ascii="Times New Roman" w:hAnsi="Times New Roman" w:cs="Times New Roman"/>
                <w:sz w:val="24"/>
                <w:szCs w:val="24"/>
              </w:rPr>
              <w:t>React 18 + Vite 6</w:t>
            </w:r>
          </w:p>
        </w:tc>
        <w:tc>
          <w:tcPr>
            <w:tcW w:w="3544" w:type="dxa"/>
          </w:tcPr>
          <w:p w14:paraId="438A6F19" w14:textId="6B98CC89" w:rsidR="00514E2A" w:rsidRPr="00E835A8" w:rsidRDefault="00514E2A" w:rsidP="008506F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5A8">
              <w:rPr>
                <w:rFonts w:ascii="Times New Roman" w:hAnsi="Times New Roman" w:cs="Times New Roman"/>
                <w:sz w:val="24"/>
                <w:szCs w:val="24"/>
              </w:rPr>
              <w:t>UI &amp; fast development</w:t>
            </w:r>
          </w:p>
        </w:tc>
      </w:tr>
      <w:tr w:rsidR="00514E2A" w:rsidRPr="00E835A8" w14:paraId="4FBCA2A3" w14:textId="77777777" w:rsidTr="00DC35AF">
        <w:tc>
          <w:tcPr>
            <w:tcW w:w="3005" w:type="dxa"/>
          </w:tcPr>
          <w:p w14:paraId="759EF50E" w14:textId="28180818" w:rsidR="00514E2A" w:rsidRPr="00E835A8" w:rsidRDefault="00514E2A" w:rsidP="008506F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5A8">
              <w:rPr>
                <w:rFonts w:ascii="Times New Roman" w:hAnsi="Times New Roman" w:cs="Times New Roman"/>
                <w:sz w:val="24"/>
                <w:szCs w:val="24"/>
              </w:rPr>
              <w:t>Routing</w:t>
            </w:r>
          </w:p>
        </w:tc>
        <w:tc>
          <w:tcPr>
            <w:tcW w:w="2802" w:type="dxa"/>
          </w:tcPr>
          <w:p w14:paraId="6E2C17BD" w14:textId="4FA2CABF" w:rsidR="00514E2A" w:rsidRPr="00E835A8" w:rsidRDefault="00514E2A" w:rsidP="008506F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5A8">
              <w:rPr>
                <w:rFonts w:ascii="Times New Roman" w:hAnsi="Times New Roman" w:cs="Times New Roman"/>
                <w:sz w:val="24"/>
                <w:szCs w:val="24"/>
              </w:rPr>
              <w:t>React Router v6</w:t>
            </w:r>
          </w:p>
        </w:tc>
        <w:tc>
          <w:tcPr>
            <w:tcW w:w="3544" w:type="dxa"/>
          </w:tcPr>
          <w:p w14:paraId="2C979F07" w14:textId="4D143A9D" w:rsidR="00514E2A" w:rsidRPr="00E835A8" w:rsidRDefault="00514E2A" w:rsidP="008506F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5A8">
              <w:rPr>
                <w:rFonts w:ascii="Times New Roman" w:hAnsi="Times New Roman" w:cs="Times New Roman"/>
                <w:sz w:val="24"/>
                <w:szCs w:val="24"/>
              </w:rPr>
              <w:t>Client-side navigation</w:t>
            </w:r>
          </w:p>
        </w:tc>
      </w:tr>
      <w:tr w:rsidR="00514E2A" w:rsidRPr="00E835A8" w14:paraId="5A354E7F" w14:textId="77777777" w:rsidTr="00DC35AF">
        <w:tc>
          <w:tcPr>
            <w:tcW w:w="3005" w:type="dxa"/>
          </w:tcPr>
          <w:p w14:paraId="12B831EA" w14:textId="79EF48AE" w:rsidR="00514E2A" w:rsidRPr="00E835A8" w:rsidRDefault="00514E2A" w:rsidP="008506F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5A8">
              <w:rPr>
                <w:rFonts w:ascii="Times New Roman" w:hAnsi="Times New Roman" w:cs="Times New Roman"/>
                <w:sz w:val="24"/>
                <w:szCs w:val="24"/>
              </w:rPr>
              <w:t>HTTP Client</w:t>
            </w:r>
          </w:p>
        </w:tc>
        <w:tc>
          <w:tcPr>
            <w:tcW w:w="2802" w:type="dxa"/>
          </w:tcPr>
          <w:p w14:paraId="3F5FAAA9" w14:textId="636D3B2D" w:rsidR="00514E2A" w:rsidRPr="00E835A8" w:rsidRDefault="00514E2A" w:rsidP="008506F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5A8">
              <w:rPr>
                <w:rFonts w:ascii="Times New Roman" w:hAnsi="Times New Roman" w:cs="Times New Roman"/>
                <w:sz w:val="24"/>
                <w:szCs w:val="24"/>
              </w:rPr>
              <w:t>Axios</w:t>
            </w:r>
          </w:p>
        </w:tc>
        <w:tc>
          <w:tcPr>
            <w:tcW w:w="3544" w:type="dxa"/>
          </w:tcPr>
          <w:p w14:paraId="5422E844" w14:textId="5BEA1B24" w:rsidR="00514E2A" w:rsidRPr="00E835A8" w:rsidRDefault="00514E2A" w:rsidP="008506F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5A8">
              <w:rPr>
                <w:rFonts w:ascii="Times New Roman" w:hAnsi="Times New Roman" w:cs="Times New Roman"/>
                <w:sz w:val="24"/>
                <w:szCs w:val="24"/>
              </w:rPr>
              <w:t>API communication</w:t>
            </w:r>
          </w:p>
        </w:tc>
      </w:tr>
      <w:tr w:rsidR="00514E2A" w:rsidRPr="00E835A8" w14:paraId="73053140" w14:textId="77777777" w:rsidTr="00DC35AF">
        <w:tc>
          <w:tcPr>
            <w:tcW w:w="3005" w:type="dxa"/>
          </w:tcPr>
          <w:p w14:paraId="4A113727" w14:textId="44E7A622" w:rsidR="00514E2A" w:rsidRPr="00E835A8" w:rsidRDefault="00514E2A" w:rsidP="008506F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5A8">
              <w:rPr>
                <w:rFonts w:ascii="Times New Roman" w:hAnsi="Times New Roman" w:cs="Times New Roman"/>
                <w:sz w:val="24"/>
                <w:szCs w:val="24"/>
              </w:rPr>
              <w:t>Styling</w:t>
            </w:r>
          </w:p>
        </w:tc>
        <w:tc>
          <w:tcPr>
            <w:tcW w:w="2802" w:type="dxa"/>
          </w:tcPr>
          <w:p w14:paraId="117DA4EB" w14:textId="150AACC8" w:rsidR="00514E2A" w:rsidRPr="00E835A8" w:rsidRDefault="00514E2A" w:rsidP="008506F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5A8">
              <w:rPr>
                <w:rFonts w:ascii="Times New Roman" w:hAnsi="Times New Roman" w:cs="Times New Roman"/>
                <w:sz w:val="24"/>
                <w:szCs w:val="24"/>
              </w:rPr>
              <w:t>Plain CSS</w:t>
            </w:r>
          </w:p>
        </w:tc>
        <w:tc>
          <w:tcPr>
            <w:tcW w:w="3544" w:type="dxa"/>
          </w:tcPr>
          <w:p w14:paraId="1C2C855E" w14:textId="57478708" w:rsidR="00514E2A" w:rsidRPr="00E835A8" w:rsidRDefault="00514E2A" w:rsidP="008506F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5A8">
              <w:rPr>
                <w:rFonts w:ascii="Times New Roman" w:hAnsi="Times New Roman" w:cs="Times New Roman"/>
                <w:sz w:val="24"/>
                <w:szCs w:val="24"/>
              </w:rPr>
              <w:t>Simple, customizable look</w:t>
            </w:r>
          </w:p>
        </w:tc>
      </w:tr>
      <w:tr w:rsidR="00514E2A" w:rsidRPr="00E835A8" w14:paraId="0AF37CEA" w14:textId="77777777" w:rsidTr="00DC35AF">
        <w:tc>
          <w:tcPr>
            <w:tcW w:w="3005" w:type="dxa"/>
          </w:tcPr>
          <w:p w14:paraId="293F56BE" w14:textId="4F5759C9" w:rsidR="00514E2A" w:rsidRPr="00E835A8" w:rsidRDefault="00514E2A" w:rsidP="008506F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5A8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2802" w:type="dxa"/>
          </w:tcPr>
          <w:p w14:paraId="7DEF7F7A" w14:textId="4753085E" w:rsidR="00514E2A" w:rsidRPr="00E835A8" w:rsidRDefault="00514E2A" w:rsidP="008506F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5A8">
              <w:rPr>
                <w:rFonts w:ascii="Times New Roman" w:hAnsi="Times New Roman" w:cs="Times New Roman"/>
                <w:sz w:val="24"/>
                <w:szCs w:val="24"/>
              </w:rPr>
              <w:t>Node. js + Express</w:t>
            </w:r>
          </w:p>
        </w:tc>
        <w:tc>
          <w:tcPr>
            <w:tcW w:w="3544" w:type="dxa"/>
          </w:tcPr>
          <w:p w14:paraId="67FA5DF5" w14:textId="5106ED78" w:rsidR="00514E2A" w:rsidRPr="00E835A8" w:rsidRDefault="00C8343A" w:rsidP="008506F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5A8">
              <w:rPr>
                <w:rFonts w:ascii="Times New Roman" w:hAnsi="Times New Roman" w:cs="Times New Roman"/>
                <w:sz w:val="24"/>
                <w:szCs w:val="24"/>
              </w:rPr>
              <w:t>REST API server</w:t>
            </w:r>
          </w:p>
        </w:tc>
      </w:tr>
      <w:tr w:rsidR="00514E2A" w:rsidRPr="00E835A8" w14:paraId="53623D1A" w14:textId="77777777" w:rsidTr="00DC35AF">
        <w:tc>
          <w:tcPr>
            <w:tcW w:w="3005" w:type="dxa"/>
          </w:tcPr>
          <w:p w14:paraId="6F60524D" w14:textId="1AFC2096" w:rsidR="00514E2A" w:rsidRPr="00E835A8" w:rsidRDefault="00514E2A" w:rsidP="008506F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5A8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2802" w:type="dxa"/>
          </w:tcPr>
          <w:p w14:paraId="5D424BEE" w14:textId="6D2DDB70" w:rsidR="00514E2A" w:rsidRPr="00E835A8" w:rsidRDefault="00C8343A" w:rsidP="008506F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5A8">
              <w:rPr>
                <w:rFonts w:ascii="Times New Roman" w:hAnsi="Times New Roman" w:cs="Times New Roman"/>
                <w:sz w:val="24"/>
                <w:szCs w:val="24"/>
              </w:rPr>
              <w:t>MongoDB + Mongoose</w:t>
            </w:r>
          </w:p>
        </w:tc>
        <w:tc>
          <w:tcPr>
            <w:tcW w:w="3544" w:type="dxa"/>
          </w:tcPr>
          <w:p w14:paraId="5367E252" w14:textId="7C4D2CED" w:rsidR="00514E2A" w:rsidRPr="00E835A8" w:rsidRDefault="00C8343A" w:rsidP="008506F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5A8">
              <w:rPr>
                <w:rFonts w:ascii="Times New Roman" w:hAnsi="Times New Roman" w:cs="Times New Roman"/>
                <w:sz w:val="24"/>
                <w:szCs w:val="24"/>
              </w:rPr>
              <w:t>Data persistence</w:t>
            </w:r>
          </w:p>
        </w:tc>
      </w:tr>
      <w:tr w:rsidR="00514E2A" w:rsidRPr="00E835A8" w14:paraId="0CEA98FC" w14:textId="77777777" w:rsidTr="00DC35AF">
        <w:tc>
          <w:tcPr>
            <w:tcW w:w="3005" w:type="dxa"/>
          </w:tcPr>
          <w:p w14:paraId="28944260" w14:textId="5BDF99A1" w:rsidR="00514E2A" w:rsidRPr="00E835A8" w:rsidRDefault="00514E2A" w:rsidP="008506F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5A8">
              <w:rPr>
                <w:rFonts w:ascii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2802" w:type="dxa"/>
          </w:tcPr>
          <w:p w14:paraId="5AC31E70" w14:textId="45D7A7B1" w:rsidR="00514E2A" w:rsidRPr="00E835A8" w:rsidRDefault="00C8343A" w:rsidP="008506F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5A8">
              <w:rPr>
                <w:rFonts w:ascii="Times New Roman" w:hAnsi="Times New Roman" w:cs="Times New Roman"/>
                <w:sz w:val="24"/>
                <w:szCs w:val="24"/>
              </w:rPr>
              <w:t>JWT + bcrypt</w:t>
            </w:r>
          </w:p>
        </w:tc>
        <w:tc>
          <w:tcPr>
            <w:tcW w:w="3544" w:type="dxa"/>
          </w:tcPr>
          <w:p w14:paraId="0A73860F" w14:textId="5C6D14F0" w:rsidR="00514E2A" w:rsidRPr="00E835A8" w:rsidRDefault="00C8343A" w:rsidP="008506F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5A8">
              <w:rPr>
                <w:rFonts w:ascii="Times New Roman" w:hAnsi="Times New Roman" w:cs="Times New Roman"/>
                <w:sz w:val="24"/>
                <w:szCs w:val="24"/>
              </w:rPr>
              <w:t>Secure tokens &amp; passwords hash</w:t>
            </w:r>
          </w:p>
        </w:tc>
      </w:tr>
      <w:tr w:rsidR="00514E2A" w:rsidRPr="00E835A8" w14:paraId="27DAEA00" w14:textId="77777777" w:rsidTr="00DC35AF">
        <w:tc>
          <w:tcPr>
            <w:tcW w:w="3005" w:type="dxa"/>
          </w:tcPr>
          <w:p w14:paraId="2027DE13" w14:textId="041D962E" w:rsidR="00514E2A" w:rsidRPr="00E835A8" w:rsidRDefault="00514E2A" w:rsidP="008506F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5A8">
              <w:rPr>
                <w:rFonts w:ascii="Times New Roman" w:hAnsi="Times New Roman" w:cs="Times New Roman"/>
                <w:sz w:val="24"/>
                <w:szCs w:val="24"/>
              </w:rPr>
              <w:t>Environment</w:t>
            </w:r>
          </w:p>
        </w:tc>
        <w:tc>
          <w:tcPr>
            <w:tcW w:w="2802" w:type="dxa"/>
          </w:tcPr>
          <w:p w14:paraId="347F4855" w14:textId="70166277" w:rsidR="00514E2A" w:rsidRPr="00E835A8" w:rsidRDefault="00C8343A" w:rsidP="008506F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5A8">
              <w:rPr>
                <w:rFonts w:ascii="Times New Roman" w:hAnsi="Times New Roman" w:cs="Times New Roman"/>
                <w:sz w:val="24"/>
                <w:szCs w:val="24"/>
              </w:rPr>
              <w:t>Dotenv</w:t>
            </w:r>
          </w:p>
        </w:tc>
        <w:tc>
          <w:tcPr>
            <w:tcW w:w="3544" w:type="dxa"/>
          </w:tcPr>
          <w:p w14:paraId="1206BF05" w14:textId="1CD64FF8" w:rsidR="00514E2A" w:rsidRPr="00E835A8" w:rsidRDefault="00C8343A" w:rsidP="008506F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5A8">
              <w:rPr>
                <w:rFonts w:ascii="Times New Roman" w:hAnsi="Times New Roman" w:cs="Times New Roman"/>
                <w:sz w:val="24"/>
                <w:szCs w:val="24"/>
              </w:rPr>
              <w:t>Configuration management</w:t>
            </w:r>
          </w:p>
        </w:tc>
      </w:tr>
    </w:tbl>
    <w:p w14:paraId="53A8FECA" w14:textId="77777777" w:rsidR="00514E2A" w:rsidRPr="00E835A8" w:rsidRDefault="00514E2A" w:rsidP="008506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394EBDE" w14:textId="03296190" w:rsidR="00C8343A" w:rsidRPr="00E835A8" w:rsidRDefault="00000000" w:rsidP="00514E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137824D3">
          <v:rect id="_x0000_i1026" style="width:0;height:1.5pt" o:hralign="center" o:bullet="t" o:hrstd="t" o:hr="t" fillcolor="#a0a0a0" stroked="f"/>
        </w:pict>
      </w:r>
    </w:p>
    <w:p w14:paraId="32A76AF4" w14:textId="5C11173F" w:rsidR="00C8343A" w:rsidRPr="00E835A8" w:rsidRDefault="00C8343A" w:rsidP="00514E2A">
      <w:pPr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</w:pPr>
      <w:r w:rsidRPr="00E835A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t xml:space="preserve">## </w:t>
      </w:r>
      <w:r w:rsidRPr="00E835A8">
        <w:rPr>
          <w:rFonts w:ascii="Segoe UI Emoji" w:hAnsi="Segoe UI Emoji" w:cs="Segoe UI Emoji"/>
          <w:b/>
          <w:bCs/>
          <w:color w:val="ED7D31" w:themeColor="accent2"/>
          <w:sz w:val="24"/>
          <w:szCs w:val="24"/>
        </w:rPr>
        <w:t>📂</w:t>
      </w:r>
      <w:r w:rsidRPr="00E835A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t xml:space="preserve"> Project Structure</w:t>
      </w:r>
    </w:p>
    <w:p w14:paraId="203DFBED" w14:textId="77777777" w:rsidR="00C8343A" w:rsidRPr="00E835A8" w:rsidRDefault="00C8343A" w:rsidP="00C8343A">
      <w:pPr>
        <w:rPr>
          <w:rFonts w:ascii="Times New Roman" w:hAnsi="Times New Roman" w:cs="Times New Roman"/>
          <w:sz w:val="24"/>
          <w:szCs w:val="24"/>
        </w:rPr>
      </w:pPr>
      <w:r w:rsidRPr="00E835A8">
        <w:rPr>
          <w:rFonts w:ascii="Times New Roman" w:hAnsi="Times New Roman" w:cs="Times New Roman"/>
          <w:sz w:val="24"/>
          <w:szCs w:val="24"/>
        </w:rPr>
        <w:t>task-manager-app/</w:t>
      </w:r>
    </w:p>
    <w:p w14:paraId="04F68346" w14:textId="77777777" w:rsidR="00C8343A" w:rsidRPr="00E835A8" w:rsidRDefault="00C8343A" w:rsidP="00C8343A">
      <w:pPr>
        <w:rPr>
          <w:rFonts w:ascii="Times New Roman" w:hAnsi="Times New Roman" w:cs="Times New Roman"/>
          <w:sz w:val="24"/>
          <w:szCs w:val="24"/>
        </w:rPr>
      </w:pPr>
      <w:r w:rsidRPr="00E835A8">
        <w:rPr>
          <w:rFonts w:ascii="Times New Roman" w:eastAsia="MS Gothic" w:hAnsi="Times New Roman" w:cs="Times New Roman"/>
          <w:sz w:val="24"/>
          <w:szCs w:val="24"/>
        </w:rPr>
        <w:t>├</w:t>
      </w:r>
      <w:r w:rsidRPr="00E835A8">
        <w:rPr>
          <w:rFonts w:ascii="Times New Roman" w:hAnsi="Times New Roman" w:cs="Times New Roman"/>
          <w:sz w:val="24"/>
          <w:szCs w:val="24"/>
        </w:rPr>
        <w:t>── backend/                      # Node.js / Express server</w:t>
      </w:r>
    </w:p>
    <w:p w14:paraId="0016D58C" w14:textId="77777777" w:rsidR="00C8343A" w:rsidRPr="00E835A8" w:rsidRDefault="00C8343A" w:rsidP="00C8343A">
      <w:pPr>
        <w:rPr>
          <w:rFonts w:ascii="Times New Roman" w:hAnsi="Times New Roman" w:cs="Times New Roman"/>
          <w:sz w:val="24"/>
          <w:szCs w:val="24"/>
        </w:rPr>
      </w:pPr>
      <w:r w:rsidRPr="00E835A8">
        <w:rPr>
          <w:rFonts w:ascii="Times New Roman" w:hAnsi="Times New Roman" w:cs="Times New Roman"/>
          <w:sz w:val="24"/>
          <w:szCs w:val="24"/>
        </w:rPr>
        <w:t xml:space="preserve">│   </w:t>
      </w:r>
      <w:r w:rsidRPr="00E835A8">
        <w:rPr>
          <w:rFonts w:ascii="Times New Roman" w:eastAsia="MS Gothic" w:hAnsi="Times New Roman" w:cs="Times New Roman"/>
          <w:sz w:val="24"/>
          <w:szCs w:val="24"/>
        </w:rPr>
        <w:t>├</w:t>
      </w:r>
      <w:r w:rsidRPr="00E835A8">
        <w:rPr>
          <w:rFonts w:ascii="Times New Roman" w:hAnsi="Times New Roman" w:cs="Times New Roman"/>
          <w:sz w:val="24"/>
          <w:szCs w:val="24"/>
        </w:rPr>
        <w:t>── config/</w:t>
      </w:r>
    </w:p>
    <w:p w14:paraId="070B096B" w14:textId="77777777" w:rsidR="00C8343A" w:rsidRPr="00E835A8" w:rsidRDefault="00C8343A" w:rsidP="00C8343A">
      <w:pPr>
        <w:rPr>
          <w:rFonts w:ascii="Times New Roman" w:hAnsi="Times New Roman" w:cs="Times New Roman"/>
          <w:sz w:val="24"/>
          <w:szCs w:val="24"/>
        </w:rPr>
      </w:pPr>
      <w:r w:rsidRPr="00E835A8">
        <w:rPr>
          <w:rFonts w:ascii="Times New Roman" w:hAnsi="Times New Roman" w:cs="Times New Roman"/>
          <w:sz w:val="24"/>
          <w:szCs w:val="24"/>
        </w:rPr>
        <w:t xml:space="preserve">│   </w:t>
      </w:r>
      <w:r w:rsidRPr="00E835A8">
        <w:rPr>
          <w:rFonts w:ascii="Times New Roman" w:eastAsia="MS Gothic" w:hAnsi="Times New Roman" w:cs="Times New Roman"/>
          <w:sz w:val="24"/>
          <w:szCs w:val="24"/>
        </w:rPr>
        <w:t>├</w:t>
      </w:r>
      <w:r w:rsidRPr="00E835A8">
        <w:rPr>
          <w:rFonts w:ascii="Times New Roman" w:hAnsi="Times New Roman" w:cs="Times New Roman"/>
          <w:sz w:val="24"/>
          <w:szCs w:val="24"/>
        </w:rPr>
        <w:t>── controllers/</w:t>
      </w:r>
    </w:p>
    <w:p w14:paraId="4D751222" w14:textId="77777777" w:rsidR="00C8343A" w:rsidRPr="00E835A8" w:rsidRDefault="00C8343A" w:rsidP="00C8343A">
      <w:pPr>
        <w:rPr>
          <w:rFonts w:ascii="Times New Roman" w:hAnsi="Times New Roman" w:cs="Times New Roman"/>
          <w:sz w:val="24"/>
          <w:szCs w:val="24"/>
        </w:rPr>
      </w:pPr>
      <w:r w:rsidRPr="00E835A8">
        <w:rPr>
          <w:rFonts w:ascii="Times New Roman" w:hAnsi="Times New Roman" w:cs="Times New Roman"/>
          <w:sz w:val="24"/>
          <w:szCs w:val="24"/>
        </w:rPr>
        <w:t xml:space="preserve">│   </w:t>
      </w:r>
      <w:r w:rsidRPr="00E835A8">
        <w:rPr>
          <w:rFonts w:ascii="Times New Roman" w:eastAsia="MS Gothic" w:hAnsi="Times New Roman" w:cs="Times New Roman"/>
          <w:sz w:val="24"/>
          <w:szCs w:val="24"/>
        </w:rPr>
        <w:t>├</w:t>
      </w:r>
      <w:r w:rsidRPr="00E835A8">
        <w:rPr>
          <w:rFonts w:ascii="Times New Roman" w:hAnsi="Times New Roman" w:cs="Times New Roman"/>
          <w:sz w:val="24"/>
          <w:szCs w:val="24"/>
        </w:rPr>
        <w:t>── middleware/</w:t>
      </w:r>
    </w:p>
    <w:p w14:paraId="1F4575B1" w14:textId="77777777" w:rsidR="00C8343A" w:rsidRPr="00E835A8" w:rsidRDefault="00C8343A" w:rsidP="00C8343A">
      <w:pPr>
        <w:rPr>
          <w:rFonts w:ascii="Times New Roman" w:hAnsi="Times New Roman" w:cs="Times New Roman"/>
          <w:sz w:val="24"/>
          <w:szCs w:val="24"/>
        </w:rPr>
      </w:pPr>
      <w:r w:rsidRPr="00E835A8">
        <w:rPr>
          <w:rFonts w:ascii="Times New Roman" w:hAnsi="Times New Roman" w:cs="Times New Roman"/>
          <w:sz w:val="24"/>
          <w:szCs w:val="24"/>
        </w:rPr>
        <w:t xml:space="preserve">│   </w:t>
      </w:r>
      <w:r w:rsidRPr="00E835A8">
        <w:rPr>
          <w:rFonts w:ascii="Times New Roman" w:eastAsia="MS Gothic" w:hAnsi="Times New Roman" w:cs="Times New Roman"/>
          <w:sz w:val="24"/>
          <w:szCs w:val="24"/>
        </w:rPr>
        <w:t>├</w:t>
      </w:r>
      <w:r w:rsidRPr="00E835A8">
        <w:rPr>
          <w:rFonts w:ascii="Times New Roman" w:hAnsi="Times New Roman" w:cs="Times New Roman"/>
          <w:sz w:val="24"/>
          <w:szCs w:val="24"/>
        </w:rPr>
        <w:t>── models/</w:t>
      </w:r>
    </w:p>
    <w:p w14:paraId="46C0D8AC" w14:textId="77777777" w:rsidR="00C8343A" w:rsidRPr="00E835A8" w:rsidRDefault="00C8343A" w:rsidP="00C8343A">
      <w:pPr>
        <w:rPr>
          <w:rFonts w:ascii="Times New Roman" w:hAnsi="Times New Roman" w:cs="Times New Roman"/>
          <w:sz w:val="24"/>
          <w:szCs w:val="24"/>
        </w:rPr>
      </w:pPr>
      <w:r w:rsidRPr="00E835A8">
        <w:rPr>
          <w:rFonts w:ascii="Times New Roman" w:hAnsi="Times New Roman" w:cs="Times New Roman"/>
          <w:sz w:val="24"/>
          <w:szCs w:val="24"/>
        </w:rPr>
        <w:t xml:space="preserve">│   </w:t>
      </w:r>
      <w:r w:rsidRPr="00E835A8">
        <w:rPr>
          <w:rFonts w:ascii="Times New Roman" w:eastAsia="MS Gothic" w:hAnsi="Times New Roman" w:cs="Times New Roman"/>
          <w:sz w:val="24"/>
          <w:szCs w:val="24"/>
        </w:rPr>
        <w:t>├</w:t>
      </w:r>
      <w:r w:rsidRPr="00E835A8">
        <w:rPr>
          <w:rFonts w:ascii="Times New Roman" w:hAnsi="Times New Roman" w:cs="Times New Roman"/>
          <w:sz w:val="24"/>
          <w:szCs w:val="24"/>
        </w:rPr>
        <w:t>── routes/</w:t>
      </w:r>
    </w:p>
    <w:p w14:paraId="6F45225C" w14:textId="77777777" w:rsidR="00C8343A" w:rsidRPr="00E835A8" w:rsidRDefault="00C8343A" w:rsidP="00C8343A">
      <w:pPr>
        <w:rPr>
          <w:rFonts w:ascii="Times New Roman" w:hAnsi="Times New Roman" w:cs="Times New Roman"/>
          <w:sz w:val="24"/>
          <w:szCs w:val="24"/>
        </w:rPr>
      </w:pPr>
      <w:r w:rsidRPr="00E835A8">
        <w:rPr>
          <w:rFonts w:ascii="Times New Roman" w:hAnsi="Times New Roman" w:cs="Times New Roman"/>
          <w:sz w:val="24"/>
          <w:szCs w:val="24"/>
        </w:rPr>
        <w:t xml:space="preserve">│   </w:t>
      </w:r>
      <w:r w:rsidRPr="00E835A8">
        <w:rPr>
          <w:rFonts w:ascii="Times New Roman" w:eastAsia="MS Gothic" w:hAnsi="Times New Roman" w:cs="Times New Roman"/>
          <w:sz w:val="24"/>
          <w:szCs w:val="24"/>
        </w:rPr>
        <w:t>├</w:t>
      </w:r>
      <w:r w:rsidRPr="00E835A8">
        <w:rPr>
          <w:rFonts w:ascii="Times New Roman" w:hAnsi="Times New Roman" w:cs="Times New Roman"/>
          <w:sz w:val="24"/>
          <w:szCs w:val="24"/>
        </w:rPr>
        <w:t>── .env</w:t>
      </w:r>
    </w:p>
    <w:p w14:paraId="4A44287F" w14:textId="77777777" w:rsidR="00C8343A" w:rsidRPr="00E835A8" w:rsidRDefault="00C8343A" w:rsidP="00C8343A">
      <w:pPr>
        <w:rPr>
          <w:rFonts w:ascii="Times New Roman" w:hAnsi="Times New Roman" w:cs="Times New Roman"/>
          <w:sz w:val="24"/>
          <w:szCs w:val="24"/>
        </w:rPr>
      </w:pPr>
      <w:r w:rsidRPr="00E835A8">
        <w:rPr>
          <w:rFonts w:ascii="Times New Roman" w:hAnsi="Times New Roman" w:cs="Times New Roman"/>
          <w:sz w:val="24"/>
          <w:szCs w:val="24"/>
        </w:rPr>
        <w:t xml:space="preserve">│   </w:t>
      </w:r>
      <w:r w:rsidRPr="00E835A8">
        <w:rPr>
          <w:rFonts w:ascii="Times New Roman" w:eastAsia="MS Gothic" w:hAnsi="Times New Roman" w:cs="Times New Roman"/>
          <w:sz w:val="24"/>
          <w:szCs w:val="24"/>
        </w:rPr>
        <w:t>├</w:t>
      </w:r>
      <w:r w:rsidRPr="00E835A8">
        <w:rPr>
          <w:rFonts w:ascii="Times New Roman" w:hAnsi="Times New Roman" w:cs="Times New Roman"/>
          <w:sz w:val="24"/>
          <w:szCs w:val="24"/>
        </w:rPr>
        <w:t>── package.json</w:t>
      </w:r>
    </w:p>
    <w:p w14:paraId="33D25A64" w14:textId="77777777" w:rsidR="00C8343A" w:rsidRPr="00E835A8" w:rsidRDefault="00C8343A" w:rsidP="00C8343A">
      <w:pPr>
        <w:rPr>
          <w:rFonts w:ascii="Times New Roman" w:hAnsi="Times New Roman" w:cs="Times New Roman"/>
          <w:sz w:val="24"/>
          <w:szCs w:val="24"/>
        </w:rPr>
      </w:pPr>
      <w:r w:rsidRPr="00E835A8">
        <w:rPr>
          <w:rFonts w:ascii="Times New Roman" w:hAnsi="Times New Roman" w:cs="Times New Roman"/>
          <w:sz w:val="24"/>
          <w:szCs w:val="24"/>
        </w:rPr>
        <w:t>│   └── server.js</w:t>
      </w:r>
    </w:p>
    <w:p w14:paraId="27E28865" w14:textId="77777777" w:rsidR="00C8343A" w:rsidRPr="00E835A8" w:rsidRDefault="00C8343A" w:rsidP="00C8343A">
      <w:pPr>
        <w:rPr>
          <w:rFonts w:ascii="Times New Roman" w:hAnsi="Times New Roman" w:cs="Times New Roman"/>
          <w:sz w:val="24"/>
          <w:szCs w:val="24"/>
        </w:rPr>
      </w:pPr>
      <w:r w:rsidRPr="00E835A8">
        <w:rPr>
          <w:rFonts w:ascii="Times New Roman" w:hAnsi="Times New Roman" w:cs="Times New Roman"/>
          <w:sz w:val="24"/>
          <w:szCs w:val="24"/>
        </w:rPr>
        <w:t>│</w:t>
      </w:r>
    </w:p>
    <w:p w14:paraId="38974AE8" w14:textId="77777777" w:rsidR="00C8343A" w:rsidRPr="00E835A8" w:rsidRDefault="00C8343A" w:rsidP="00C8343A">
      <w:pPr>
        <w:rPr>
          <w:rFonts w:ascii="Times New Roman" w:hAnsi="Times New Roman" w:cs="Times New Roman"/>
          <w:sz w:val="24"/>
          <w:szCs w:val="24"/>
        </w:rPr>
      </w:pPr>
      <w:r w:rsidRPr="00E835A8">
        <w:rPr>
          <w:rFonts w:ascii="Times New Roman" w:eastAsia="MS Gothic" w:hAnsi="Times New Roman" w:cs="Times New Roman"/>
          <w:sz w:val="24"/>
          <w:szCs w:val="24"/>
        </w:rPr>
        <w:t>├</w:t>
      </w:r>
      <w:r w:rsidRPr="00E835A8">
        <w:rPr>
          <w:rFonts w:ascii="Times New Roman" w:hAnsi="Times New Roman" w:cs="Times New Roman"/>
          <w:sz w:val="24"/>
          <w:szCs w:val="24"/>
        </w:rPr>
        <w:t>── frontend/                     # React + Vite client</w:t>
      </w:r>
    </w:p>
    <w:p w14:paraId="1F21734F" w14:textId="77777777" w:rsidR="00C8343A" w:rsidRPr="00E835A8" w:rsidRDefault="00C8343A" w:rsidP="00C8343A">
      <w:pPr>
        <w:rPr>
          <w:rFonts w:ascii="Times New Roman" w:hAnsi="Times New Roman" w:cs="Times New Roman"/>
          <w:sz w:val="24"/>
          <w:szCs w:val="24"/>
        </w:rPr>
      </w:pPr>
      <w:r w:rsidRPr="00E835A8">
        <w:rPr>
          <w:rFonts w:ascii="Times New Roman" w:hAnsi="Times New Roman" w:cs="Times New Roman"/>
          <w:sz w:val="24"/>
          <w:szCs w:val="24"/>
        </w:rPr>
        <w:t xml:space="preserve">│   </w:t>
      </w:r>
      <w:r w:rsidRPr="00E835A8">
        <w:rPr>
          <w:rFonts w:ascii="Times New Roman" w:eastAsia="MS Gothic" w:hAnsi="Times New Roman" w:cs="Times New Roman"/>
          <w:sz w:val="24"/>
          <w:szCs w:val="24"/>
        </w:rPr>
        <w:t>├</w:t>
      </w:r>
      <w:r w:rsidRPr="00E835A8">
        <w:rPr>
          <w:rFonts w:ascii="Times New Roman" w:hAnsi="Times New Roman" w:cs="Times New Roman"/>
          <w:sz w:val="24"/>
          <w:szCs w:val="24"/>
        </w:rPr>
        <w:t>── public/</w:t>
      </w:r>
    </w:p>
    <w:p w14:paraId="61516D0C" w14:textId="77777777" w:rsidR="00C8343A" w:rsidRPr="00E835A8" w:rsidRDefault="00C8343A" w:rsidP="00C8343A">
      <w:pPr>
        <w:rPr>
          <w:rFonts w:ascii="Times New Roman" w:hAnsi="Times New Roman" w:cs="Times New Roman"/>
          <w:sz w:val="24"/>
          <w:szCs w:val="24"/>
        </w:rPr>
      </w:pPr>
      <w:r w:rsidRPr="00E835A8">
        <w:rPr>
          <w:rFonts w:ascii="Times New Roman" w:hAnsi="Times New Roman" w:cs="Times New Roman"/>
          <w:sz w:val="24"/>
          <w:szCs w:val="24"/>
        </w:rPr>
        <w:t xml:space="preserve">│   </w:t>
      </w:r>
      <w:r w:rsidRPr="00E835A8">
        <w:rPr>
          <w:rFonts w:ascii="Times New Roman" w:eastAsia="MS Gothic" w:hAnsi="Times New Roman" w:cs="Times New Roman"/>
          <w:sz w:val="24"/>
          <w:szCs w:val="24"/>
        </w:rPr>
        <w:t>├</w:t>
      </w:r>
      <w:r w:rsidRPr="00E835A8">
        <w:rPr>
          <w:rFonts w:ascii="Times New Roman" w:hAnsi="Times New Roman" w:cs="Times New Roman"/>
          <w:sz w:val="24"/>
          <w:szCs w:val="24"/>
        </w:rPr>
        <w:t>── src/</w:t>
      </w:r>
    </w:p>
    <w:p w14:paraId="0BD14CEA" w14:textId="77777777" w:rsidR="00C8343A" w:rsidRPr="00E835A8" w:rsidRDefault="00C8343A" w:rsidP="00C8343A">
      <w:pPr>
        <w:rPr>
          <w:rFonts w:ascii="Times New Roman" w:hAnsi="Times New Roman" w:cs="Times New Roman"/>
          <w:sz w:val="24"/>
          <w:szCs w:val="24"/>
        </w:rPr>
      </w:pPr>
      <w:r w:rsidRPr="00E835A8">
        <w:rPr>
          <w:rFonts w:ascii="Times New Roman" w:hAnsi="Times New Roman" w:cs="Times New Roman"/>
          <w:sz w:val="24"/>
          <w:szCs w:val="24"/>
        </w:rPr>
        <w:t xml:space="preserve">│   │   </w:t>
      </w:r>
      <w:r w:rsidRPr="00E835A8">
        <w:rPr>
          <w:rFonts w:ascii="Times New Roman" w:eastAsia="MS Gothic" w:hAnsi="Times New Roman" w:cs="Times New Roman"/>
          <w:sz w:val="24"/>
          <w:szCs w:val="24"/>
        </w:rPr>
        <w:t>├</w:t>
      </w:r>
      <w:r w:rsidRPr="00E835A8">
        <w:rPr>
          <w:rFonts w:ascii="Times New Roman" w:hAnsi="Times New Roman" w:cs="Times New Roman"/>
          <w:sz w:val="24"/>
          <w:szCs w:val="24"/>
        </w:rPr>
        <w:t>── components/</w:t>
      </w:r>
    </w:p>
    <w:p w14:paraId="77806188" w14:textId="77777777" w:rsidR="00C8343A" w:rsidRPr="00E835A8" w:rsidRDefault="00C8343A" w:rsidP="00C8343A">
      <w:pPr>
        <w:rPr>
          <w:rFonts w:ascii="Times New Roman" w:hAnsi="Times New Roman" w:cs="Times New Roman"/>
          <w:sz w:val="24"/>
          <w:szCs w:val="24"/>
        </w:rPr>
      </w:pPr>
      <w:r w:rsidRPr="00E835A8">
        <w:rPr>
          <w:rFonts w:ascii="Times New Roman" w:hAnsi="Times New Roman" w:cs="Times New Roman"/>
          <w:sz w:val="24"/>
          <w:szCs w:val="24"/>
        </w:rPr>
        <w:t xml:space="preserve">│   │   </w:t>
      </w:r>
      <w:r w:rsidRPr="00E835A8">
        <w:rPr>
          <w:rFonts w:ascii="Times New Roman" w:eastAsia="MS Gothic" w:hAnsi="Times New Roman" w:cs="Times New Roman"/>
          <w:sz w:val="24"/>
          <w:szCs w:val="24"/>
        </w:rPr>
        <w:t>├</w:t>
      </w:r>
      <w:r w:rsidRPr="00E835A8">
        <w:rPr>
          <w:rFonts w:ascii="Times New Roman" w:hAnsi="Times New Roman" w:cs="Times New Roman"/>
          <w:sz w:val="24"/>
          <w:szCs w:val="24"/>
        </w:rPr>
        <w:t>── App.jsx</w:t>
      </w:r>
    </w:p>
    <w:p w14:paraId="132A84E9" w14:textId="77777777" w:rsidR="00C8343A" w:rsidRPr="00E835A8" w:rsidRDefault="00C8343A" w:rsidP="00C8343A">
      <w:pPr>
        <w:rPr>
          <w:rFonts w:ascii="Times New Roman" w:hAnsi="Times New Roman" w:cs="Times New Roman"/>
          <w:sz w:val="24"/>
          <w:szCs w:val="24"/>
        </w:rPr>
      </w:pPr>
      <w:r w:rsidRPr="00E835A8">
        <w:rPr>
          <w:rFonts w:ascii="Times New Roman" w:hAnsi="Times New Roman" w:cs="Times New Roman"/>
          <w:sz w:val="24"/>
          <w:szCs w:val="24"/>
        </w:rPr>
        <w:t xml:space="preserve">│   │   </w:t>
      </w:r>
      <w:r w:rsidRPr="00E835A8">
        <w:rPr>
          <w:rFonts w:ascii="Times New Roman" w:eastAsia="MS Gothic" w:hAnsi="Times New Roman" w:cs="Times New Roman"/>
          <w:sz w:val="24"/>
          <w:szCs w:val="24"/>
        </w:rPr>
        <w:t>├</w:t>
      </w:r>
      <w:r w:rsidRPr="00E835A8">
        <w:rPr>
          <w:rFonts w:ascii="Times New Roman" w:hAnsi="Times New Roman" w:cs="Times New Roman"/>
          <w:sz w:val="24"/>
          <w:szCs w:val="24"/>
        </w:rPr>
        <w:t>── main.jsx</w:t>
      </w:r>
    </w:p>
    <w:p w14:paraId="6139A4B3" w14:textId="77777777" w:rsidR="00C8343A" w:rsidRPr="00E835A8" w:rsidRDefault="00C8343A" w:rsidP="00C8343A">
      <w:pPr>
        <w:rPr>
          <w:rFonts w:ascii="Times New Roman" w:hAnsi="Times New Roman" w:cs="Times New Roman"/>
          <w:sz w:val="24"/>
          <w:szCs w:val="24"/>
        </w:rPr>
      </w:pPr>
      <w:r w:rsidRPr="00E835A8">
        <w:rPr>
          <w:rFonts w:ascii="Times New Roman" w:hAnsi="Times New Roman" w:cs="Times New Roman"/>
          <w:sz w:val="24"/>
          <w:szCs w:val="24"/>
        </w:rPr>
        <w:t>│   │   └── index.css</w:t>
      </w:r>
    </w:p>
    <w:p w14:paraId="7B7060DC" w14:textId="77777777" w:rsidR="00C8343A" w:rsidRPr="00E835A8" w:rsidRDefault="00C8343A" w:rsidP="00C8343A">
      <w:pPr>
        <w:rPr>
          <w:rFonts w:ascii="Times New Roman" w:hAnsi="Times New Roman" w:cs="Times New Roman"/>
          <w:sz w:val="24"/>
          <w:szCs w:val="24"/>
        </w:rPr>
      </w:pPr>
      <w:r w:rsidRPr="00E835A8">
        <w:rPr>
          <w:rFonts w:ascii="Times New Roman" w:hAnsi="Times New Roman" w:cs="Times New Roman"/>
          <w:sz w:val="24"/>
          <w:szCs w:val="24"/>
        </w:rPr>
        <w:t xml:space="preserve">│   </w:t>
      </w:r>
      <w:r w:rsidRPr="00E835A8">
        <w:rPr>
          <w:rFonts w:ascii="Times New Roman" w:eastAsia="MS Gothic" w:hAnsi="Times New Roman" w:cs="Times New Roman"/>
          <w:sz w:val="24"/>
          <w:szCs w:val="24"/>
        </w:rPr>
        <w:t>├</w:t>
      </w:r>
      <w:r w:rsidRPr="00E835A8">
        <w:rPr>
          <w:rFonts w:ascii="Times New Roman" w:hAnsi="Times New Roman" w:cs="Times New Roman"/>
          <w:sz w:val="24"/>
          <w:szCs w:val="24"/>
        </w:rPr>
        <w:t>── .env.local</w:t>
      </w:r>
    </w:p>
    <w:p w14:paraId="2140BF1A" w14:textId="77777777" w:rsidR="00C8343A" w:rsidRPr="00E835A8" w:rsidRDefault="00C8343A" w:rsidP="00C8343A">
      <w:pPr>
        <w:rPr>
          <w:rFonts w:ascii="Times New Roman" w:hAnsi="Times New Roman" w:cs="Times New Roman"/>
          <w:sz w:val="24"/>
          <w:szCs w:val="24"/>
        </w:rPr>
      </w:pPr>
      <w:r w:rsidRPr="00E835A8">
        <w:rPr>
          <w:rFonts w:ascii="Times New Roman" w:hAnsi="Times New Roman" w:cs="Times New Roman"/>
          <w:sz w:val="24"/>
          <w:szCs w:val="24"/>
        </w:rPr>
        <w:t xml:space="preserve">│   </w:t>
      </w:r>
      <w:r w:rsidRPr="00E835A8">
        <w:rPr>
          <w:rFonts w:ascii="Times New Roman" w:eastAsia="MS Gothic" w:hAnsi="Times New Roman" w:cs="Times New Roman"/>
          <w:sz w:val="24"/>
          <w:szCs w:val="24"/>
        </w:rPr>
        <w:t>├</w:t>
      </w:r>
      <w:r w:rsidRPr="00E835A8">
        <w:rPr>
          <w:rFonts w:ascii="Times New Roman" w:hAnsi="Times New Roman" w:cs="Times New Roman"/>
          <w:sz w:val="24"/>
          <w:szCs w:val="24"/>
        </w:rPr>
        <w:t>── vite.config.js</w:t>
      </w:r>
    </w:p>
    <w:p w14:paraId="4BF00091" w14:textId="77777777" w:rsidR="00C8343A" w:rsidRPr="00E835A8" w:rsidRDefault="00C8343A" w:rsidP="00C8343A">
      <w:pPr>
        <w:rPr>
          <w:rFonts w:ascii="Times New Roman" w:hAnsi="Times New Roman" w:cs="Times New Roman"/>
          <w:sz w:val="24"/>
          <w:szCs w:val="24"/>
        </w:rPr>
      </w:pPr>
      <w:r w:rsidRPr="00E835A8">
        <w:rPr>
          <w:rFonts w:ascii="Times New Roman" w:hAnsi="Times New Roman" w:cs="Times New Roman"/>
          <w:sz w:val="24"/>
          <w:szCs w:val="24"/>
        </w:rPr>
        <w:t>│   └── package.json</w:t>
      </w:r>
    </w:p>
    <w:p w14:paraId="51529663" w14:textId="77777777" w:rsidR="00C8343A" w:rsidRPr="00E835A8" w:rsidRDefault="00C8343A" w:rsidP="00C8343A">
      <w:pPr>
        <w:rPr>
          <w:rFonts w:ascii="Times New Roman" w:hAnsi="Times New Roman" w:cs="Times New Roman"/>
          <w:sz w:val="24"/>
          <w:szCs w:val="24"/>
        </w:rPr>
      </w:pPr>
      <w:r w:rsidRPr="00E835A8">
        <w:rPr>
          <w:rFonts w:ascii="Times New Roman" w:hAnsi="Times New Roman" w:cs="Times New Roman"/>
          <w:sz w:val="24"/>
          <w:szCs w:val="24"/>
        </w:rPr>
        <w:t>│</w:t>
      </w:r>
    </w:p>
    <w:p w14:paraId="68603A64" w14:textId="77777777" w:rsidR="00C8343A" w:rsidRPr="00E835A8" w:rsidRDefault="00C8343A" w:rsidP="00C8343A">
      <w:pPr>
        <w:rPr>
          <w:rFonts w:ascii="Times New Roman" w:hAnsi="Times New Roman" w:cs="Times New Roman"/>
          <w:sz w:val="24"/>
          <w:szCs w:val="24"/>
        </w:rPr>
      </w:pPr>
      <w:r w:rsidRPr="00E835A8">
        <w:rPr>
          <w:rFonts w:ascii="Times New Roman" w:eastAsia="MS Gothic" w:hAnsi="Times New Roman" w:cs="Times New Roman"/>
          <w:sz w:val="24"/>
          <w:szCs w:val="24"/>
        </w:rPr>
        <w:t>├</w:t>
      </w:r>
      <w:r w:rsidRPr="00E835A8">
        <w:rPr>
          <w:rFonts w:ascii="Times New Roman" w:hAnsi="Times New Roman" w:cs="Times New Roman"/>
          <w:sz w:val="24"/>
          <w:szCs w:val="24"/>
        </w:rPr>
        <w:t>── README.md</w:t>
      </w:r>
    </w:p>
    <w:p w14:paraId="4416184A" w14:textId="4EACF3C8" w:rsidR="00C8343A" w:rsidRPr="00E835A8" w:rsidRDefault="00C8343A" w:rsidP="00C8343A">
      <w:pPr>
        <w:rPr>
          <w:rFonts w:ascii="Times New Roman" w:hAnsi="Times New Roman" w:cs="Times New Roman"/>
          <w:sz w:val="24"/>
          <w:szCs w:val="24"/>
        </w:rPr>
      </w:pPr>
      <w:r w:rsidRPr="00E835A8">
        <w:rPr>
          <w:rFonts w:ascii="Times New Roman" w:hAnsi="Times New Roman" w:cs="Times New Roman"/>
          <w:sz w:val="24"/>
          <w:szCs w:val="24"/>
        </w:rPr>
        <w:t>└── .gitignore</w:t>
      </w:r>
    </w:p>
    <w:p w14:paraId="26EEEDF2" w14:textId="0DB8749E" w:rsidR="00E835A8" w:rsidRPr="00E835A8" w:rsidRDefault="00000000" w:rsidP="00C834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72B285E">
          <v:rect id="_x0000_i1027" style="width:0;height:1.5pt" o:hralign="center" o:hrstd="t" o:hr="t" fillcolor="#a0a0a0" stroked="f"/>
        </w:pict>
      </w:r>
    </w:p>
    <w:p w14:paraId="3820DEBA" w14:textId="77777777" w:rsidR="008506FF" w:rsidRDefault="008506FF" w:rsidP="00C8343A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6D4A23F8" w14:textId="77777777" w:rsidR="008506FF" w:rsidRDefault="008506FF" w:rsidP="00C8343A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12D6FD9C" w14:textId="77777777" w:rsidR="008506FF" w:rsidRDefault="008506FF" w:rsidP="00C8343A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4760CAB5" w14:textId="77777777" w:rsidR="008506FF" w:rsidRDefault="008506FF" w:rsidP="00C8343A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756E5DC2" w14:textId="4FA9FD21" w:rsidR="00C8343A" w:rsidRPr="00C8343A" w:rsidRDefault="00C8343A" w:rsidP="00C834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343A">
        <w:rPr>
          <w:rFonts w:ascii="Segoe UI Emoji" w:hAnsi="Segoe UI Emoji" w:cs="Segoe UI Emoji"/>
          <w:b/>
          <w:bCs/>
          <w:sz w:val="24"/>
          <w:szCs w:val="24"/>
        </w:rPr>
        <w:t>🚀</w:t>
      </w:r>
      <w:r w:rsidRPr="00C8343A">
        <w:rPr>
          <w:rFonts w:ascii="Times New Roman" w:hAnsi="Times New Roman" w:cs="Times New Roman"/>
          <w:b/>
          <w:bCs/>
          <w:sz w:val="24"/>
          <w:szCs w:val="24"/>
        </w:rPr>
        <w:t xml:space="preserve"> Quick Start (Development)</w:t>
      </w:r>
    </w:p>
    <w:p w14:paraId="260FC14E" w14:textId="77777777" w:rsidR="00C8343A" w:rsidRPr="00C8343A" w:rsidRDefault="00C8343A" w:rsidP="00C834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343A">
        <w:rPr>
          <w:rFonts w:ascii="Segoe UI Emoji" w:hAnsi="Segoe UI Emoji" w:cs="Segoe UI Emoji"/>
          <w:b/>
          <w:bCs/>
          <w:sz w:val="24"/>
          <w:szCs w:val="24"/>
        </w:rPr>
        <w:t>🔧</w:t>
      </w:r>
      <w:r w:rsidRPr="00C8343A">
        <w:rPr>
          <w:rFonts w:ascii="Times New Roman" w:hAnsi="Times New Roman" w:cs="Times New Roman"/>
          <w:b/>
          <w:bCs/>
          <w:sz w:val="24"/>
          <w:szCs w:val="24"/>
        </w:rPr>
        <w:t xml:space="preserve"> Prerequisites</w:t>
      </w:r>
    </w:p>
    <w:p w14:paraId="4577A17B" w14:textId="77777777" w:rsidR="00C8343A" w:rsidRPr="00C8343A" w:rsidRDefault="00C8343A" w:rsidP="00C8343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8343A">
        <w:rPr>
          <w:rFonts w:ascii="Times New Roman" w:hAnsi="Times New Roman" w:cs="Times New Roman"/>
          <w:sz w:val="24"/>
          <w:szCs w:val="24"/>
        </w:rPr>
        <w:t>Node.js ≥ 18</w:t>
      </w:r>
    </w:p>
    <w:p w14:paraId="76CD290D" w14:textId="77777777" w:rsidR="008506FF" w:rsidRDefault="00C8343A" w:rsidP="008506F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8343A">
        <w:rPr>
          <w:rFonts w:ascii="Times New Roman" w:hAnsi="Times New Roman" w:cs="Times New Roman"/>
          <w:sz w:val="24"/>
          <w:szCs w:val="24"/>
        </w:rPr>
        <w:t>npm ≥ 9</w:t>
      </w:r>
    </w:p>
    <w:p w14:paraId="15DE9885" w14:textId="315A787D" w:rsidR="00C8343A" w:rsidRPr="008506FF" w:rsidRDefault="00C8343A" w:rsidP="008506F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506FF">
        <w:rPr>
          <w:rFonts w:ascii="Times New Roman" w:hAnsi="Times New Roman" w:cs="Times New Roman"/>
          <w:sz w:val="24"/>
          <w:szCs w:val="24"/>
        </w:rPr>
        <w:t>MongoDB (Local or MongoDB Atlas)</w:t>
      </w:r>
    </w:p>
    <w:p w14:paraId="3C12FB50" w14:textId="35DCF6C1" w:rsidR="00C8343A" w:rsidRPr="00E835A8" w:rsidRDefault="00C8343A" w:rsidP="00C834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5A8">
        <w:rPr>
          <w:rFonts w:ascii="Segoe UI Emoji" w:hAnsi="Segoe UI Emoji" w:cs="Segoe UI Emoji"/>
          <w:b/>
          <w:bCs/>
          <w:sz w:val="24"/>
          <w:szCs w:val="24"/>
        </w:rPr>
        <w:t>🖥️</w:t>
      </w:r>
      <w:r w:rsidRPr="00E835A8">
        <w:rPr>
          <w:rFonts w:ascii="Times New Roman" w:hAnsi="Times New Roman" w:cs="Times New Roman"/>
          <w:b/>
          <w:bCs/>
          <w:sz w:val="24"/>
          <w:szCs w:val="24"/>
        </w:rPr>
        <w:t xml:space="preserve"> Backend Setup</w:t>
      </w:r>
    </w:p>
    <w:p w14:paraId="1123AD9A" w14:textId="77777777" w:rsidR="00C8343A" w:rsidRPr="00E835A8" w:rsidRDefault="00C8343A" w:rsidP="00C8343A">
      <w:pPr>
        <w:rPr>
          <w:rFonts w:ascii="Times New Roman" w:hAnsi="Times New Roman" w:cs="Times New Roman"/>
          <w:sz w:val="24"/>
          <w:szCs w:val="24"/>
        </w:rPr>
      </w:pPr>
      <w:r w:rsidRPr="00E835A8">
        <w:rPr>
          <w:rFonts w:ascii="Times New Roman" w:hAnsi="Times New Roman" w:cs="Times New Roman"/>
          <w:sz w:val="24"/>
          <w:szCs w:val="24"/>
        </w:rPr>
        <w:tab/>
        <w:t>cd backend</w:t>
      </w:r>
    </w:p>
    <w:p w14:paraId="0B34242D" w14:textId="20C7AD16" w:rsidR="00C8343A" w:rsidRPr="00E835A8" w:rsidRDefault="00C8343A" w:rsidP="00C8343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E835A8">
        <w:rPr>
          <w:rFonts w:ascii="Times New Roman" w:hAnsi="Times New Roman" w:cs="Times New Roman"/>
          <w:sz w:val="24"/>
          <w:szCs w:val="24"/>
        </w:rPr>
        <w:t>npm install</w:t>
      </w:r>
    </w:p>
    <w:p w14:paraId="0D112532" w14:textId="5006AACE" w:rsidR="00C8343A" w:rsidRPr="00E835A8" w:rsidRDefault="00C8343A" w:rsidP="00C834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5A8">
        <w:rPr>
          <w:rFonts w:ascii="Times New Roman" w:hAnsi="Times New Roman" w:cs="Times New Roman"/>
          <w:b/>
          <w:bCs/>
          <w:sz w:val="24"/>
          <w:szCs w:val="24"/>
        </w:rPr>
        <w:t>Create .env file in backend/</w:t>
      </w:r>
    </w:p>
    <w:p w14:paraId="6A8CE388" w14:textId="77777777" w:rsidR="00C8343A" w:rsidRPr="00E835A8" w:rsidRDefault="00C8343A" w:rsidP="00C8343A">
      <w:pPr>
        <w:rPr>
          <w:rFonts w:ascii="Times New Roman" w:hAnsi="Times New Roman" w:cs="Times New Roman"/>
          <w:sz w:val="24"/>
          <w:szCs w:val="24"/>
        </w:rPr>
      </w:pPr>
      <w:r w:rsidRPr="00E835A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835A8">
        <w:rPr>
          <w:rFonts w:ascii="Times New Roman" w:hAnsi="Times New Roman" w:cs="Times New Roman"/>
          <w:sz w:val="24"/>
          <w:szCs w:val="24"/>
        </w:rPr>
        <w:t>PORT=5000</w:t>
      </w:r>
    </w:p>
    <w:p w14:paraId="3A01B924" w14:textId="7107CE9B" w:rsidR="00C8343A" w:rsidRPr="00E835A8" w:rsidRDefault="00C8343A" w:rsidP="00C8343A">
      <w:pPr>
        <w:ind w:left="720"/>
        <w:rPr>
          <w:rFonts w:ascii="Times New Roman" w:hAnsi="Times New Roman" w:cs="Times New Roman"/>
          <w:sz w:val="24"/>
          <w:szCs w:val="24"/>
        </w:rPr>
      </w:pPr>
      <w:r w:rsidRPr="00E835A8">
        <w:rPr>
          <w:rFonts w:ascii="Times New Roman" w:hAnsi="Times New Roman" w:cs="Times New Roman"/>
          <w:sz w:val="24"/>
          <w:szCs w:val="24"/>
        </w:rPr>
        <w:t>MONGO_URI=”your-mongoDB goes here”</w:t>
      </w:r>
    </w:p>
    <w:p w14:paraId="73DAB5C5" w14:textId="6F2860A8" w:rsidR="00C8343A" w:rsidRPr="00E835A8" w:rsidRDefault="00C8343A" w:rsidP="00C8343A">
      <w:pPr>
        <w:ind w:left="720"/>
        <w:rPr>
          <w:rFonts w:ascii="Times New Roman" w:hAnsi="Times New Roman" w:cs="Times New Roman"/>
          <w:sz w:val="24"/>
          <w:szCs w:val="24"/>
        </w:rPr>
      </w:pPr>
      <w:r w:rsidRPr="00E835A8">
        <w:rPr>
          <w:rFonts w:ascii="Times New Roman" w:hAnsi="Times New Roman" w:cs="Times New Roman"/>
          <w:sz w:val="24"/>
          <w:szCs w:val="24"/>
        </w:rPr>
        <w:t>JWT_SECRET=your-very-long-random-secret-min-32-characters</w:t>
      </w:r>
    </w:p>
    <w:p w14:paraId="0B198EFB" w14:textId="4DAC6490" w:rsidR="00C8343A" w:rsidRPr="00E835A8" w:rsidRDefault="00C8343A" w:rsidP="00C834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5A8">
        <w:rPr>
          <w:rFonts w:ascii="Times New Roman" w:hAnsi="Times New Roman" w:cs="Times New Roman"/>
          <w:b/>
          <w:bCs/>
          <w:sz w:val="24"/>
          <w:szCs w:val="24"/>
        </w:rPr>
        <w:t>Start backend server</w:t>
      </w:r>
    </w:p>
    <w:p w14:paraId="49915DA1" w14:textId="77777777" w:rsidR="00C8343A" w:rsidRPr="00E835A8" w:rsidRDefault="00C8343A" w:rsidP="00C8343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E835A8">
        <w:rPr>
          <w:rFonts w:ascii="Times New Roman" w:hAnsi="Times New Roman" w:cs="Times New Roman"/>
          <w:sz w:val="24"/>
          <w:szCs w:val="24"/>
        </w:rPr>
        <w:t>node server.js</w:t>
      </w:r>
    </w:p>
    <w:p w14:paraId="6D3E35E0" w14:textId="6139B6D8" w:rsidR="00C8343A" w:rsidRPr="00E835A8" w:rsidRDefault="00C8343A" w:rsidP="00C834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5A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E835A8">
        <w:rPr>
          <w:rFonts w:ascii="Times New Roman" w:hAnsi="Times New Roman" w:cs="Times New Roman"/>
          <w:b/>
          <w:bCs/>
          <w:sz w:val="24"/>
          <w:szCs w:val="24"/>
        </w:rPr>
        <w:t xml:space="preserve"> Recommended:</w:t>
      </w:r>
    </w:p>
    <w:p w14:paraId="6DDB04B6" w14:textId="77777777" w:rsidR="00C8343A" w:rsidRPr="00E835A8" w:rsidRDefault="00C8343A" w:rsidP="00C8343A">
      <w:pPr>
        <w:ind w:left="720"/>
        <w:rPr>
          <w:rFonts w:ascii="Times New Roman" w:hAnsi="Times New Roman" w:cs="Times New Roman"/>
          <w:sz w:val="24"/>
          <w:szCs w:val="24"/>
        </w:rPr>
      </w:pPr>
      <w:r w:rsidRPr="00E835A8">
        <w:rPr>
          <w:rFonts w:ascii="Times New Roman" w:hAnsi="Times New Roman" w:cs="Times New Roman"/>
          <w:sz w:val="24"/>
          <w:szCs w:val="24"/>
        </w:rPr>
        <w:t>npm install -D nodemon</w:t>
      </w:r>
    </w:p>
    <w:p w14:paraId="32AFC573" w14:textId="0650B4EE" w:rsidR="00C8343A" w:rsidRPr="00E835A8" w:rsidRDefault="00C8343A" w:rsidP="00C8343A">
      <w:pPr>
        <w:ind w:left="720"/>
        <w:rPr>
          <w:rFonts w:ascii="Times New Roman" w:hAnsi="Times New Roman" w:cs="Times New Roman"/>
          <w:sz w:val="24"/>
          <w:szCs w:val="24"/>
        </w:rPr>
      </w:pPr>
      <w:r w:rsidRPr="00E835A8">
        <w:rPr>
          <w:rFonts w:ascii="Times New Roman" w:hAnsi="Times New Roman" w:cs="Times New Roman"/>
          <w:sz w:val="24"/>
          <w:szCs w:val="24"/>
        </w:rPr>
        <w:t>nodemon server.js</w:t>
      </w:r>
    </w:p>
    <w:p w14:paraId="21DCD48D" w14:textId="77777777" w:rsidR="00C8343A" w:rsidRPr="00C8343A" w:rsidRDefault="00C8343A" w:rsidP="00C834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343A">
        <w:rPr>
          <w:rFonts w:ascii="Segoe UI Emoji" w:hAnsi="Segoe UI Emoji" w:cs="Segoe UI Emoji"/>
          <w:b/>
          <w:bCs/>
          <w:sz w:val="24"/>
          <w:szCs w:val="24"/>
        </w:rPr>
        <w:t>🌐</w:t>
      </w:r>
      <w:r w:rsidRPr="00C8343A">
        <w:rPr>
          <w:rFonts w:ascii="Times New Roman" w:hAnsi="Times New Roman" w:cs="Times New Roman"/>
          <w:b/>
          <w:bCs/>
          <w:sz w:val="24"/>
          <w:szCs w:val="24"/>
        </w:rPr>
        <w:t xml:space="preserve"> Frontend Setup</w:t>
      </w:r>
    </w:p>
    <w:p w14:paraId="2FD2DA33" w14:textId="77777777" w:rsidR="00C8343A" w:rsidRPr="00C8343A" w:rsidRDefault="00C8343A" w:rsidP="00C8343A">
      <w:pPr>
        <w:ind w:left="720"/>
        <w:rPr>
          <w:rFonts w:ascii="Times New Roman" w:hAnsi="Times New Roman" w:cs="Times New Roman"/>
          <w:sz w:val="24"/>
          <w:szCs w:val="24"/>
        </w:rPr>
      </w:pPr>
      <w:r w:rsidRPr="00C8343A">
        <w:rPr>
          <w:rFonts w:ascii="Times New Roman" w:hAnsi="Times New Roman" w:cs="Times New Roman"/>
          <w:sz w:val="24"/>
          <w:szCs w:val="24"/>
        </w:rPr>
        <w:t>cd frontend</w:t>
      </w:r>
    </w:p>
    <w:p w14:paraId="47099A1D" w14:textId="77777777" w:rsidR="00C8343A" w:rsidRPr="00E835A8" w:rsidRDefault="00C8343A" w:rsidP="00C8343A">
      <w:pPr>
        <w:ind w:left="720"/>
        <w:rPr>
          <w:rFonts w:ascii="Times New Roman" w:hAnsi="Times New Roman" w:cs="Times New Roman"/>
          <w:sz w:val="24"/>
          <w:szCs w:val="24"/>
        </w:rPr>
      </w:pPr>
      <w:r w:rsidRPr="00C8343A">
        <w:rPr>
          <w:rFonts w:ascii="Times New Roman" w:hAnsi="Times New Roman" w:cs="Times New Roman"/>
          <w:sz w:val="24"/>
          <w:szCs w:val="24"/>
        </w:rPr>
        <w:t>npm install</w:t>
      </w:r>
    </w:p>
    <w:p w14:paraId="5F42ADA6" w14:textId="77777777" w:rsidR="00C8343A" w:rsidRPr="00C8343A" w:rsidRDefault="00C8343A" w:rsidP="00C834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343A">
        <w:rPr>
          <w:rFonts w:ascii="Times New Roman" w:hAnsi="Times New Roman" w:cs="Times New Roman"/>
          <w:b/>
          <w:bCs/>
          <w:sz w:val="24"/>
          <w:szCs w:val="24"/>
        </w:rPr>
        <w:t>(Optional) Create .env.local</w:t>
      </w:r>
    </w:p>
    <w:p w14:paraId="1C0CB085" w14:textId="77777777" w:rsidR="00C8343A" w:rsidRPr="00C8343A" w:rsidRDefault="00C8343A" w:rsidP="00C8343A">
      <w:pPr>
        <w:rPr>
          <w:rFonts w:ascii="Times New Roman" w:hAnsi="Times New Roman" w:cs="Times New Roman"/>
          <w:sz w:val="24"/>
          <w:szCs w:val="24"/>
        </w:rPr>
      </w:pPr>
      <w:r w:rsidRPr="00C8343A">
        <w:rPr>
          <w:rFonts w:ascii="Times New Roman" w:hAnsi="Times New Roman" w:cs="Times New Roman"/>
          <w:sz w:val="24"/>
          <w:szCs w:val="24"/>
        </w:rPr>
        <w:t>VITE_API_URL=http://localhost:5000</w:t>
      </w:r>
    </w:p>
    <w:p w14:paraId="2DDC916B" w14:textId="77777777" w:rsidR="00C8343A" w:rsidRPr="00C8343A" w:rsidRDefault="00C8343A" w:rsidP="00C834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343A">
        <w:rPr>
          <w:rFonts w:ascii="Times New Roman" w:hAnsi="Times New Roman" w:cs="Times New Roman"/>
          <w:b/>
          <w:bCs/>
          <w:sz w:val="24"/>
          <w:szCs w:val="24"/>
        </w:rPr>
        <w:t>Start frontend</w:t>
      </w:r>
    </w:p>
    <w:p w14:paraId="01C38B12" w14:textId="77777777" w:rsidR="00C8343A" w:rsidRPr="00C8343A" w:rsidRDefault="00C8343A" w:rsidP="00C8343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C8343A">
        <w:rPr>
          <w:rFonts w:ascii="Times New Roman" w:hAnsi="Times New Roman" w:cs="Times New Roman"/>
          <w:sz w:val="24"/>
          <w:szCs w:val="24"/>
        </w:rPr>
        <w:t>npm run dev</w:t>
      </w:r>
    </w:p>
    <w:p w14:paraId="45BAD2CF" w14:textId="77777777" w:rsidR="00C8343A" w:rsidRPr="00C8343A" w:rsidRDefault="00C8343A" w:rsidP="00C834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343A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C8343A">
        <w:rPr>
          <w:rFonts w:ascii="Times New Roman" w:hAnsi="Times New Roman" w:cs="Times New Roman"/>
          <w:b/>
          <w:bCs/>
          <w:sz w:val="24"/>
          <w:szCs w:val="24"/>
        </w:rPr>
        <w:t xml:space="preserve"> Open in browser:</w:t>
      </w:r>
    </w:p>
    <w:p w14:paraId="2B361B8E" w14:textId="6A885B92" w:rsidR="00C8343A" w:rsidRPr="00E835A8" w:rsidRDefault="00E835A8" w:rsidP="00C8343A">
      <w:pPr>
        <w:ind w:firstLine="720"/>
        <w:rPr>
          <w:rFonts w:ascii="Times New Roman" w:hAnsi="Times New Roman" w:cs="Times New Roman"/>
          <w:sz w:val="24"/>
          <w:szCs w:val="24"/>
        </w:rPr>
      </w:pPr>
      <w:hyperlink r:id="rId12" w:history="1">
        <w:r w:rsidRPr="00C8343A">
          <w:rPr>
            <w:rStyle w:val="Hyperlink"/>
            <w:rFonts w:ascii="Times New Roman" w:hAnsi="Times New Roman" w:cs="Times New Roman"/>
            <w:sz w:val="24"/>
            <w:szCs w:val="24"/>
          </w:rPr>
          <w:t>http://localhost:5173</w:t>
        </w:r>
      </w:hyperlink>
    </w:p>
    <w:p w14:paraId="261F413A" w14:textId="52FE734F" w:rsidR="00E835A8" w:rsidRPr="00C8343A" w:rsidRDefault="00000000" w:rsidP="00E835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25F7452">
          <v:rect id="_x0000_i1028" style="width:0;height:1.5pt" o:hralign="center" o:hrstd="t" o:hr="t" fillcolor="#a0a0a0" stroked="f"/>
        </w:pict>
      </w:r>
    </w:p>
    <w:p w14:paraId="42FEE386" w14:textId="77777777" w:rsidR="008506FF" w:rsidRDefault="008506FF" w:rsidP="00C8343A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3E197AB8" w14:textId="77777777" w:rsidR="008506FF" w:rsidRDefault="008506FF" w:rsidP="00C8343A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525D437F" w14:textId="088DAC59" w:rsidR="00C8343A" w:rsidRPr="00C8343A" w:rsidRDefault="00C8343A" w:rsidP="00C834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343A">
        <w:rPr>
          <w:rFonts w:ascii="Segoe UI Emoji" w:hAnsi="Segoe UI Emoji" w:cs="Segoe UI Emoji"/>
          <w:b/>
          <w:bCs/>
          <w:sz w:val="24"/>
          <w:szCs w:val="24"/>
        </w:rPr>
        <w:t>🔄</w:t>
      </w:r>
      <w:r w:rsidRPr="00C8343A">
        <w:rPr>
          <w:rFonts w:ascii="Times New Roman" w:hAnsi="Times New Roman" w:cs="Times New Roman"/>
          <w:b/>
          <w:bCs/>
          <w:sz w:val="24"/>
          <w:szCs w:val="24"/>
        </w:rPr>
        <w:t xml:space="preserve"> Default Test Flow</w:t>
      </w:r>
    </w:p>
    <w:p w14:paraId="5EF34D48" w14:textId="77777777" w:rsidR="00C8343A" w:rsidRPr="00C8343A" w:rsidRDefault="00C8343A" w:rsidP="00C8343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8343A">
        <w:rPr>
          <w:rFonts w:ascii="Times New Roman" w:hAnsi="Times New Roman" w:cs="Times New Roman"/>
          <w:b/>
          <w:bCs/>
          <w:sz w:val="24"/>
          <w:szCs w:val="24"/>
        </w:rPr>
        <w:t>Register</w:t>
      </w:r>
    </w:p>
    <w:p w14:paraId="36E89D72" w14:textId="106FDA09" w:rsidR="00C8343A" w:rsidRPr="00C8343A" w:rsidRDefault="00C8343A" w:rsidP="00C8343A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8343A">
        <w:rPr>
          <w:rFonts w:ascii="Times New Roman" w:hAnsi="Times New Roman" w:cs="Times New Roman"/>
          <w:sz w:val="24"/>
          <w:szCs w:val="24"/>
        </w:rPr>
        <w:t xml:space="preserve">Username: </w:t>
      </w:r>
      <w:r w:rsidR="00E835A8">
        <w:rPr>
          <w:rFonts w:ascii="Times New Roman" w:hAnsi="Times New Roman" w:cs="Times New Roman"/>
          <w:sz w:val="24"/>
          <w:szCs w:val="24"/>
        </w:rPr>
        <w:t>test333</w:t>
      </w:r>
    </w:p>
    <w:p w14:paraId="14ECF389" w14:textId="03B84350" w:rsidR="00C8343A" w:rsidRPr="00C8343A" w:rsidRDefault="00C8343A" w:rsidP="00C8343A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8343A">
        <w:rPr>
          <w:rFonts w:ascii="Times New Roman" w:hAnsi="Times New Roman" w:cs="Times New Roman"/>
          <w:sz w:val="24"/>
          <w:szCs w:val="24"/>
        </w:rPr>
        <w:t>Password: 123</w:t>
      </w:r>
      <w:r w:rsidR="00E835A8">
        <w:rPr>
          <w:rFonts w:ascii="Times New Roman" w:hAnsi="Times New Roman" w:cs="Times New Roman"/>
          <w:sz w:val="24"/>
          <w:szCs w:val="24"/>
        </w:rPr>
        <w:t>456</w:t>
      </w:r>
    </w:p>
    <w:p w14:paraId="61478F6E" w14:textId="77777777" w:rsidR="00C8343A" w:rsidRPr="00C8343A" w:rsidRDefault="00C8343A" w:rsidP="00C8343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8343A">
        <w:rPr>
          <w:rFonts w:ascii="Times New Roman" w:hAnsi="Times New Roman" w:cs="Times New Roman"/>
          <w:b/>
          <w:bCs/>
          <w:sz w:val="24"/>
          <w:szCs w:val="24"/>
        </w:rPr>
        <w:t>Login</w:t>
      </w:r>
    </w:p>
    <w:p w14:paraId="115665CD" w14:textId="77777777" w:rsidR="00C8343A" w:rsidRPr="00C8343A" w:rsidRDefault="00C8343A" w:rsidP="00C8343A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8343A">
        <w:rPr>
          <w:rFonts w:ascii="Times New Roman" w:hAnsi="Times New Roman" w:cs="Times New Roman"/>
          <w:sz w:val="24"/>
          <w:szCs w:val="24"/>
        </w:rPr>
        <w:t>Copy the returned JWT token</w:t>
      </w:r>
    </w:p>
    <w:p w14:paraId="3A8C2019" w14:textId="77777777" w:rsidR="00C8343A" w:rsidRPr="00C8343A" w:rsidRDefault="00C8343A" w:rsidP="00C8343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8343A">
        <w:rPr>
          <w:rFonts w:ascii="Times New Roman" w:hAnsi="Times New Roman" w:cs="Times New Roman"/>
          <w:b/>
          <w:bCs/>
          <w:sz w:val="24"/>
          <w:szCs w:val="24"/>
        </w:rPr>
        <w:t>Create Tasks</w:t>
      </w:r>
    </w:p>
    <w:p w14:paraId="2CB82285" w14:textId="77777777" w:rsidR="00C8343A" w:rsidRPr="00C8343A" w:rsidRDefault="00C8343A" w:rsidP="00C8343A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8343A">
        <w:rPr>
          <w:rFonts w:ascii="Times New Roman" w:hAnsi="Times New Roman" w:cs="Times New Roman"/>
          <w:sz w:val="24"/>
          <w:szCs w:val="24"/>
        </w:rPr>
        <w:t xml:space="preserve">Tasks are visible </w:t>
      </w:r>
      <w:r w:rsidRPr="00C8343A">
        <w:rPr>
          <w:rFonts w:ascii="Times New Roman" w:hAnsi="Times New Roman" w:cs="Times New Roman"/>
          <w:b/>
          <w:bCs/>
          <w:sz w:val="24"/>
          <w:szCs w:val="24"/>
        </w:rPr>
        <w:t>only to the logged-in user</w:t>
      </w:r>
    </w:p>
    <w:p w14:paraId="2F110E13" w14:textId="77777777" w:rsidR="00C8343A" w:rsidRPr="00C8343A" w:rsidRDefault="00C8343A" w:rsidP="00C8343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8343A">
        <w:rPr>
          <w:rFonts w:ascii="Times New Roman" w:hAnsi="Times New Roman" w:cs="Times New Roman"/>
          <w:b/>
          <w:bCs/>
          <w:sz w:val="24"/>
          <w:szCs w:val="24"/>
        </w:rPr>
        <w:t>Update Task Status</w:t>
      </w:r>
    </w:p>
    <w:p w14:paraId="3C55CCDD" w14:textId="77777777" w:rsidR="00C8343A" w:rsidRPr="00E835A8" w:rsidRDefault="00C8343A" w:rsidP="00C8343A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8343A">
        <w:rPr>
          <w:rFonts w:ascii="Times New Roman" w:hAnsi="Times New Roman" w:cs="Times New Roman"/>
          <w:sz w:val="24"/>
          <w:szCs w:val="24"/>
        </w:rPr>
        <w:t>Mark tasks as completed or pending</w:t>
      </w:r>
    </w:p>
    <w:p w14:paraId="25645331" w14:textId="49521202" w:rsidR="00C8343A" w:rsidRPr="00E835A8" w:rsidRDefault="00000000" w:rsidP="00C834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6161C8C">
          <v:rect id="_x0000_i1029" style="width:0;height:1.5pt" o:hralign="center" o:hrstd="t" o:hr="t" fillcolor="#a0a0a0" stroked="f"/>
        </w:pict>
      </w:r>
    </w:p>
    <w:p w14:paraId="7A4F89BC" w14:textId="3B1DC64B" w:rsidR="00C8343A" w:rsidRPr="00C8343A" w:rsidRDefault="00C8343A" w:rsidP="00C834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5A8">
        <w:rPr>
          <w:rFonts w:ascii="Segoe UI Emoji" w:hAnsi="Segoe UI Emoji" w:cs="Segoe UI Emoji"/>
          <w:b/>
          <w:bCs/>
          <w:sz w:val="24"/>
          <w:szCs w:val="24"/>
        </w:rPr>
        <w:t>🔌</w:t>
      </w:r>
      <w:r w:rsidRPr="00E835A8">
        <w:rPr>
          <w:rFonts w:ascii="Times New Roman" w:hAnsi="Times New Roman" w:cs="Times New Roman"/>
          <w:b/>
          <w:bCs/>
          <w:sz w:val="24"/>
          <w:szCs w:val="24"/>
        </w:rPr>
        <w:t xml:space="preserve"> API Endpoints Reference 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8343A" w:rsidRPr="00E835A8" w14:paraId="4013B4D0" w14:textId="77777777" w:rsidTr="00C8343A">
        <w:tc>
          <w:tcPr>
            <w:tcW w:w="2254" w:type="dxa"/>
            <w:vAlign w:val="center"/>
          </w:tcPr>
          <w:p w14:paraId="747DE0A0" w14:textId="4AB7CC50" w:rsidR="00C8343A" w:rsidRPr="00E835A8" w:rsidRDefault="00C8343A" w:rsidP="00C834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5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2254" w:type="dxa"/>
            <w:vAlign w:val="center"/>
          </w:tcPr>
          <w:p w14:paraId="1C1F60D9" w14:textId="082608C9" w:rsidR="00C8343A" w:rsidRPr="00E835A8" w:rsidRDefault="00C8343A" w:rsidP="00C834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5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2254" w:type="dxa"/>
            <w:vAlign w:val="center"/>
          </w:tcPr>
          <w:p w14:paraId="7AD32F15" w14:textId="362BB3D4" w:rsidR="00C8343A" w:rsidRPr="00E835A8" w:rsidRDefault="00C8343A" w:rsidP="00C834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5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254" w:type="dxa"/>
            <w:vAlign w:val="center"/>
          </w:tcPr>
          <w:p w14:paraId="12C2390F" w14:textId="459E9752" w:rsidR="00C8343A" w:rsidRPr="00E835A8" w:rsidRDefault="00C8343A" w:rsidP="00C834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5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Auth Required</w:t>
            </w:r>
          </w:p>
        </w:tc>
      </w:tr>
      <w:tr w:rsidR="00C8343A" w:rsidRPr="00E835A8" w14:paraId="13AB6B53" w14:textId="77777777" w:rsidTr="00C8343A">
        <w:tc>
          <w:tcPr>
            <w:tcW w:w="2254" w:type="dxa"/>
            <w:vAlign w:val="center"/>
          </w:tcPr>
          <w:p w14:paraId="4F0C6A86" w14:textId="701FED51" w:rsidR="00C8343A" w:rsidRPr="00E835A8" w:rsidRDefault="00C8343A" w:rsidP="00C834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5A8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2254" w:type="dxa"/>
            <w:vAlign w:val="center"/>
          </w:tcPr>
          <w:p w14:paraId="2A5F8427" w14:textId="13E0360A" w:rsidR="00C8343A" w:rsidRPr="00E835A8" w:rsidRDefault="00C8343A" w:rsidP="00C834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5A8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/api/auth/register</w:t>
            </w:r>
          </w:p>
        </w:tc>
        <w:tc>
          <w:tcPr>
            <w:tcW w:w="2254" w:type="dxa"/>
            <w:vAlign w:val="center"/>
          </w:tcPr>
          <w:p w14:paraId="2D5D8E1B" w14:textId="1B85C99E" w:rsidR="00C8343A" w:rsidRPr="00E835A8" w:rsidRDefault="00C8343A" w:rsidP="00C834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5A8">
              <w:rPr>
                <w:rFonts w:ascii="Times New Roman" w:hAnsi="Times New Roman" w:cs="Times New Roman"/>
                <w:sz w:val="24"/>
                <w:szCs w:val="24"/>
              </w:rPr>
              <w:t>Create new user</w:t>
            </w:r>
          </w:p>
        </w:tc>
        <w:tc>
          <w:tcPr>
            <w:tcW w:w="2254" w:type="dxa"/>
            <w:vAlign w:val="center"/>
          </w:tcPr>
          <w:p w14:paraId="792175A6" w14:textId="76947DC6" w:rsidR="00C8343A" w:rsidRPr="00E835A8" w:rsidRDefault="00C8343A" w:rsidP="00C834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5A8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E835A8"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C8343A" w:rsidRPr="00E835A8" w14:paraId="50929DD6" w14:textId="77777777" w:rsidTr="00C8343A">
        <w:tc>
          <w:tcPr>
            <w:tcW w:w="2254" w:type="dxa"/>
            <w:vAlign w:val="center"/>
          </w:tcPr>
          <w:p w14:paraId="3241191C" w14:textId="39AA0ACB" w:rsidR="00C8343A" w:rsidRPr="00E835A8" w:rsidRDefault="00C8343A" w:rsidP="00C834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5A8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2254" w:type="dxa"/>
            <w:vAlign w:val="center"/>
          </w:tcPr>
          <w:p w14:paraId="066D055E" w14:textId="4B6CDCF2" w:rsidR="00C8343A" w:rsidRPr="00E835A8" w:rsidRDefault="00C8343A" w:rsidP="00C834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5A8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/api/auth/login</w:t>
            </w:r>
          </w:p>
        </w:tc>
        <w:tc>
          <w:tcPr>
            <w:tcW w:w="2254" w:type="dxa"/>
            <w:vAlign w:val="center"/>
          </w:tcPr>
          <w:p w14:paraId="1F73917C" w14:textId="2A650988" w:rsidR="00C8343A" w:rsidRPr="00E835A8" w:rsidRDefault="00C8343A" w:rsidP="00C834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5A8">
              <w:rPr>
                <w:rFonts w:ascii="Times New Roman" w:hAnsi="Times New Roman" w:cs="Times New Roman"/>
                <w:sz w:val="24"/>
                <w:szCs w:val="24"/>
              </w:rPr>
              <w:t>Authenticate &amp; receive token</w:t>
            </w:r>
          </w:p>
        </w:tc>
        <w:tc>
          <w:tcPr>
            <w:tcW w:w="2254" w:type="dxa"/>
            <w:vAlign w:val="center"/>
          </w:tcPr>
          <w:p w14:paraId="2FA10D93" w14:textId="012B632D" w:rsidR="00C8343A" w:rsidRPr="00E835A8" w:rsidRDefault="00C8343A" w:rsidP="00C834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5A8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E835A8"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C8343A" w:rsidRPr="00E835A8" w14:paraId="45AAD3EA" w14:textId="77777777" w:rsidTr="00C8343A">
        <w:tc>
          <w:tcPr>
            <w:tcW w:w="2254" w:type="dxa"/>
            <w:vAlign w:val="center"/>
          </w:tcPr>
          <w:p w14:paraId="23BE07FD" w14:textId="788874BC" w:rsidR="00C8343A" w:rsidRPr="00E835A8" w:rsidRDefault="00C8343A" w:rsidP="00C834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5A8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2254" w:type="dxa"/>
            <w:vAlign w:val="center"/>
          </w:tcPr>
          <w:p w14:paraId="4C45484E" w14:textId="25F343C4" w:rsidR="00C8343A" w:rsidRPr="00E835A8" w:rsidRDefault="00C8343A" w:rsidP="00C834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5A8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/api/tasks</w:t>
            </w:r>
          </w:p>
        </w:tc>
        <w:tc>
          <w:tcPr>
            <w:tcW w:w="2254" w:type="dxa"/>
            <w:vAlign w:val="center"/>
          </w:tcPr>
          <w:p w14:paraId="18F3B88C" w14:textId="007B71C6" w:rsidR="00C8343A" w:rsidRPr="00E835A8" w:rsidRDefault="00C8343A" w:rsidP="00C834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5A8">
              <w:rPr>
                <w:rFonts w:ascii="Times New Roman" w:hAnsi="Times New Roman" w:cs="Times New Roman"/>
                <w:sz w:val="24"/>
                <w:szCs w:val="24"/>
              </w:rPr>
              <w:t>Create a new task</w:t>
            </w:r>
          </w:p>
        </w:tc>
        <w:tc>
          <w:tcPr>
            <w:tcW w:w="2254" w:type="dxa"/>
            <w:vAlign w:val="center"/>
          </w:tcPr>
          <w:p w14:paraId="58FB8F07" w14:textId="1AC87BEB" w:rsidR="00C8343A" w:rsidRPr="00E835A8" w:rsidRDefault="00C8343A" w:rsidP="00C834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5A8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E835A8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C8343A" w:rsidRPr="00E835A8" w14:paraId="519E18B6" w14:textId="77777777" w:rsidTr="00C8343A">
        <w:tc>
          <w:tcPr>
            <w:tcW w:w="2254" w:type="dxa"/>
            <w:vAlign w:val="center"/>
          </w:tcPr>
          <w:p w14:paraId="45907FB7" w14:textId="1846A8B0" w:rsidR="00C8343A" w:rsidRPr="00E835A8" w:rsidRDefault="00C8343A" w:rsidP="00C834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5A8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2254" w:type="dxa"/>
            <w:vAlign w:val="center"/>
          </w:tcPr>
          <w:p w14:paraId="538062CD" w14:textId="69C21D66" w:rsidR="00C8343A" w:rsidRPr="00E835A8" w:rsidRDefault="00C8343A" w:rsidP="00C834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5A8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/api/tasks</w:t>
            </w:r>
          </w:p>
        </w:tc>
        <w:tc>
          <w:tcPr>
            <w:tcW w:w="2254" w:type="dxa"/>
            <w:vAlign w:val="center"/>
          </w:tcPr>
          <w:p w14:paraId="7F5B2BB5" w14:textId="56EEAFC0" w:rsidR="00C8343A" w:rsidRPr="00E835A8" w:rsidRDefault="00C8343A" w:rsidP="00C834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5A8">
              <w:rPr>
                <w:rFonts w:ascii="Times New Roman" w:hAnsi="Times New Roman" w:cs="Times New Roman"/>
                <w:sz w:val="24"/>
                <w:szCs w:val="24"/>
              </w:rPr>
              <w:t>Get logged-in user's tasks</w:t>
            </w:r>
          </w:p>
        </w:tc>
        <w:tc>
          <w:tcPr>
            <w:tcW w:w="2254" w:type="dxa"/>
            <w:vAlign w:val="center"/>
          </w:tcPr>
          <w:p w14:paraId="67A8CBC4" w14:textId="1DD94B3E" w:rsidR="00C8343A" w:rsidRPr="00E835A8" w:rsidRDefault="00C8343A" w:rsidP="00C834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5A8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E835A8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C8343A" w:rsidRPr="00E835A8" w14:paraId="1F669E79" w14:textId="77777777" w:rsidTr="00C8343A">
        <w:tc>
          <w:tcPr>
            <w:tcW w:w="2254" w:type="dxa"/>
            <w:vAlign w:val="center"/>
          </w:tcPr>
          <w:p w14:paraId="3926D748" w14:textId="342851FB" w:rsidR="00C8343A" w:rsidRPr="00E835A8" w:rsidRDefault="00C8343A" w:rsidP="00C834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5A8">
              <w:rPr>
                <w:rFonts w:ascii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2254" w:type="dxa"/>
            <w:vAlign w:val="center"/>
          </w:tcPr>
          <w:p w14:paraId="221DC4D8" w14:textId="09DDD677" w:rsidR="00C8343A" w:rsidRPr="00E835A8" w:rsidRDefault="00C8343A" w:rsidP="00C834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5A8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/api/tasks/:id</w:t>
            </w:r>
          </w:p>
        </w:tc>
        <w:tc>
          <w:tcPr>
            <w:tcW w:w="2254" w:type="dxa"/>
            <w:vAlign w:val="center"/>
          </w:tcPr>
          <w:p w14:paraId="6B154438" w14:textId="1E794343" w:rsidR="00C8343A" w:rsidRPr="00E835A8" w:rsidRDefault="00C8343A" w:rsidP="00C834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5A8">
              <w:rPr>
                <w:rFonts w:ascii="Times New Roman" w:hAnsi="Times New Roman" w:cs="Times New Roman"/>
                <w:sz w:val="24"/>
                <w:szCs w:val="24"/>
              </w:rPr>
              <w:t>Update a specific task</w:t>
            </w:r>
          </w:p>
        </w:tc>
        <w:tc>
          <w:tcPr>
            <w:tcW w:w="2254" w:type="dxa"/>
            <w:vAlign w:val="center"/>
          </w:tcPr>
          <w:p w14:paraId="29E70990" w14:textId="2D162560" w:rsidR="00C8343A" w:rsidRPr="00E835A8" w:rsidRDefault="00C8343A" w:rsidP="00C834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5A8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E835A8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C8343A" w:rsidRPr="00E835A8" w14:paraId="68EBEAA3" w14:textId="77777777" w:rsidTr="00C8343A">
        <w:tc>
          <w:tcPr>
            <w:tcW w:w="2254" w:type="dxa"/>
            <w:vAlign w:val="center"/>
          </w:tcPr>
          <w:p w14:paraId="189A8172" w14:textId="45A4AB04" w:rsidR="00C8343A" w:rsidRPr="00E835A8" w:rsidRDefault="00C8343A" w:rsidP="00C834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5A8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2254" w:type="dxa"/>
            <w:vAlign w:val="center"/>
          </w:tcPr>
          <w:p w14:paraId="7A64AC7B" w14:textId="59419BCF" w:rsidR="00C8343A" w:rsidRPr="00E835A8" w:rsidRDefault="00C8343A" w:rsidP="00C834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5A8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/api/tasks/:id</w:t>
            </w:r>
          </w:p>
        </w:tc>
        <w:tc>
          <w:tcPr>
            <w:tcW w:w="2254" w:type="dxa"/>
            <w:vAlign w:val="center"/>
          </w:tcPr>
          <w:p w14:paraId="0339E220" w14:textId="4503287E" w:rsidR="00C8343A" w:rsidRPr="00E835A8" w:rsidRDefault="00C8343A" w:rsidP="00C834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5A8">
              <w:rPr>
                <w:rFonts w:ascii="Times New Roman" w:hAnsi="Times New Roman" w:cs="Times New Roman"/>
                <w:sz w:val="24"/>
                <w:szCs w:val="24"/>
              </w:rPr>
              <w:t>Delete a specific task</w:t>
            </w:r>
          </w:p>
        </w:tc>
        <w:tc>
          <w:tcPr>
            <w:tcW w:w="2254" w:type="dxa"/>
            <w:vAlign w:val="center"/>
          </w:tcPr>
          <w:p w14:paraId="5EA4876B" w14:textId="253550E0" w:rsidR="00C8343A" w:rsidRPr="00E835A8" w:rsidRDefault="00C8343A" w:rsidP="00C834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5A8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E835A8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</w:tbl>
    <w:p w14:paraId="5B6C51DD" w14:textId="77777777" w:rsidR="00C8343A" w:rsidRPr="00E835A8" w:rsidRDefault="00C8343A" w:rsidP="00C8343A">
      <w:pPr>
        <w:rPr>
          <w:rFonts w:ascii="Times New Roman" w:hAnsi="Times New Roman" w:cs="Times New Roman"/>
          <w:sz w:val="24"/>
          <w:szCs w:val="24"/>
        </w:rPr>
      </w:pPr>
    </w:p>
    <w:p w14:paraId="3A144133" w14:textId="0AD6E62A" w:rsidR="00C8343A" w:rsidRPr="00C8343A" w:rsidRDefault="00000000" w:rsidP="00C834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C4B2BAA">
          <v:rect id="_x0000_i1030" style="width:0;height:1.5pt" o:hralign="center" o:hrstd="t" o:hr="t" fillcolor="#a0a0a0" stroked="f"/>
        </w:pict>
      </w:r>
    </w:p>
    <w:p w14:paraId="5ADBB9AD" w14:textId="77777777" w:rsidR="00C8343A" w:rsidRPr="00C8343A" w:rsidRDefault="00C8343A" w:rsidP="00C834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343A">
        <w:rPr>
          <w:rFonts w:ascii="Segoe UI Emoji" w:hAnsi="Segoe UI Emoji" w:cs="Segoe UI Emoji"/>
          <w:b/>
          <w:bCs/>
          <w:sz w:val="24"/>
          <w:szCs w:val="24"/>
        </w:rPr>
        <w:t>🔐</w:t>
      </w:r>
      <w:r w:rsidRPr="00C8343A">
        <w:rPr>
          <w:rFonts w:ascii="Times New Roman" w:hAnsi="Times New Roman" w:cs="Times New Roman"/>
          <w:b/>
          <w:bCs/>
          <w:sz w:val="24"/>
          <w:szCs w:val="24"/>
        </w:rPr>
        <w:t xml:space="preserve"> Security Notes</w:t>
      </w:r>
    </w:p>
    <w:p w14:paraId="3A6EF625" w14:textId="77777777" w:rsidR="00C8343A" w:rsidRPr="00C8343A" w:rsidRDefault="00C8343A" w:rsidP="00C8343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343A">
        <w:rPr>
          <w:rFonts w:ascii="Times New Roman" w:hAnsi="Times New Roman" w:cs="Times New Roman"/>
          <w:sz w:val="24"/>
          <w:szCs w:val="24"/>
        </w:rPr>
        <w:t xml:space="preserve">Passwords are hashed using </w:t>
      </w:r>
      <w:r w:rsidRPr="00C8343A">
        <w:rPr>
          <w:rFonts w:ascii="Times New Roman" w:hAnsi="Times New Roman" w:cs="Times New Roman"/>
          <w:b/>
          <w:bCs/>
          <w:sz w:val="24"/>
          <w:szCs w:val="24"/>
        </w:rPr>
        <w:t>bcrypt</w:t>
      </w:r>
      <w:r w:rsidRPr="00C8343A">
        <w:rPr>
          <w:rFonts w:ascii="Times New Roman" w:hAnsi="Times New Roman" w:cs="Times New Roman"/>
          <w:sz w:val="24"/>
          <w:szCs w:val="24"/>
        </w:rPr>
        <w:t xml:space="preserve"> (salt rounds = 10)</w:t>
      </w:r>
    </w:p>
    <w:p w14:paraId="4DE5AA2E" w14:textId="77777777" w:rsidR="00C8343A" w:rsidRPr="00C8343A" w:rsidRDefault="00C8343A" w:rsidP="00C8343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343A">
        <w:rPr>
          <w:rFonts w:ascii="Times New Roman" w:hAnsi="Times New Roman" w:cs="Times New Roman"/>
          <w:sz w:val="24"/>
          <w:szCs w:val="24"/>
        </w:rPr>
        <w:t>JWT tokens are used for authentication</w:t>
      </w:r>
    </w:p>
    <w:p w14:paraId="7EBE7E26" w14:textId="77777777" w:rsidR="00C8343A" w:rsidRPr="00C8343A" w:rsidRDefault="00C8343A" w:rsidP="00C8343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343A">
        <w:rPr>
          <w:rFonts w:ascii="Times New Roman" w:hAnsi="Times New Roman" w:cs="Times New Roman"/>
          <w:sz w:val="24"/>
          <w:szCs w:val="24"/>
        </w:rPr>
        <w:t>Token validation via middleware</w:t>
      </w:r>
    </w:p>
    <w:p w14:paraId="6CFA7708" w14:textId="77777777" w:rsidR="00C8343A" w:rsidRPr="00C8343A" w:rsidRDefault="00C8343A" w:rsidP="00C8343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343A">
        <w:rPr>
          <w:rFonts w:ascii="Times New Roman" w:hAnsi="Times New Roman" w:cs="Times New Roman"/>
          <w:sz w:val="24"/>
          <w:szCs w:val="24"/>
        </w:rPr>
        <w:t>Tasks are strictly scoped to the authenticated user</w:t>
      </w:r>
    </w:p>
    <w:p w14:paraId="5FB5583A" w14:textId="77777777" w:rsidR="00C8343A" w:rsidRPr="00C8343A" w:rsidRDefault="00C8343A" w:rsidP="00C8343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343A">
        <w:rPr>
          <w:rFonts w:ascii="Times New Roman" w:hAnsi="Times New Roman" w:cs="Times New Roman"/>
          <w:sz w:val="24"/>
          <w:szCs w:val="24"/>
        </w:rPr>
        <w:t>No global or admin access implemented</w:t>
      </w:r>
    </w:p>
    <w:p w14:paraId="4B069FAE" w14:textId="77777777" w:rsidR="00C8343A" w:rsidRPr="00C8343A" w:rsidRDefault="00000000" w:rsidP="00C834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5310526">
          <v:rect id="_x0000_i1031" style="width:0;height:1.5pt" o:hralign="center" o:hrstd="t" o:hr="t" fillcolor="#a0a0a0" stroked="f"/>
        </w:pict>
      </w:r>
    </w:p>
    <w:p w14:paraId="33BA6A94" w14:textId="77777777" w:rsidR="00DC35AF" w:rsidRDefault="00DC35AF" w:rsidP="00C8343A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5828C4A7" w14:textId="00E6DD0A" w:rsidR="00C8343A" w:rsidRPr="00C8343A" w:rsidRDefault="00C8343A" w:rsidP="00C834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343A">
        <w:rPr>
          <w:rFonts w:ascii="Segoe UI Emoji" w:hAnsi="Segoe UI Emoji" w:cs="Segoe UI Emoji"/>
          <w:b/>
          <w:bCs/>
          <w:sz w:val="24"/>
          <w:szCs w:val="24"/>
        </w:rPr>
        <w:lastRenderedPageBreak/>
        <w:t>🛣️</w:t>
      </w:r>
      <w:r w:rsidRPr="00C8343A">
        <w:rPr>
          <w:rFonts w:ascii="Times New Roman" w:hAnsi="Times New Roman" w:cs="Times New Roman"/>
          <w:b/>
          <w:bCs/>
          <w:sz w:val="24"/>
          <w:szCs w:val="24"/>
        </w:rPr>
        <w:t xml:space="preserve"> Future Enhancements (Roadmap)</w:t>
      </w:r>
    </w:p>
    <w:p w14:paraId="2F0D30D5" w14:textId="77777777" w:rsidR="00C8343A" w:rsidRPr="00C8343A" w:rsidRDefault="00C8343A" w:rsidP="00C8343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8343A">
        <w:rPr>
          <w:rFonts w:ascii="Times New Roman" w:hAnsi="Times New Roman" w:cs="Times New Roman"/>
          <w:sz w:val="24"/>
          <w:szCs w:val="24"/>
        </w:rPr>
        <w:t>Task categories &amp; priorities</w:t>
      </w:r>
    </w:p>
    <w:p w14:paraId="28172004" w14:textId="77777777" w:rsidR="00C8343A" w:rsidRPr="00C8343A" w:rsidRDefault="00C8343A" w:rsidP="00C8343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8343A">
        <w:rPr>
          <w:rFonts w:ascii="Times New Roman" w:hAnsi="Times New Roman" w:cs="Times New Roman"/>
          <w:sz w:val="24"/>
          <w:szCs w:val="24"/>
        </w:rPr>
        <w:t>Due dates &amp; reminders</w:t>
      </w:r>
    </w:p>
    <w:p w14:paraId="1A33FB9E" w14:textId="77777777" w:rsidR="00C8343A" w:rsidRPr="00C8343A" w:rsidRDefault="00C8343A" w:rsidP="00C8343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8343A">
        <w:rPr>
          <w:rFonts w:ascii="Times New Roman" w:hAnsi="Times New Roman" w:cs="Times New Roman"/>
          <w:sz w:val="24"/>
          <w:szCs w:val="24"/>
        </w:rPr>
        <w:t>Multiple task statuses (To Do / In Progress / Done)</w:t>
      </w:r>
    </w:p>
    <w:p w14:paraId="57489EC9" w14:textId="77777777" w:rsidR="00C8343A" w:rsidRPr="00C8343A" w:rsidRDefault="00C8343A" w:rsidP="00C8343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8343A">
        <w:rPr>
          <w:rFonts w:ascii="Times New Roman" w:hAnsi="Times New Roman" w:cs="Times New Roman"/>
          <w:sz w:val="24"/>
          <w:szCs w:val="24"/>
        </w:rPr>
        <w:t>Dark mode</w:t>
      </w:r>
    </w:p>
    <w:p w14:paraId="18005C50" w14:textId="77777777" w:rsidR="00C8343A" w:rsidRPr="00C8343A" w:rsidRDefault="00C8343A" w:rsidP="00C8343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8343A">
        <w:rPr>
          <w:rFonts w:ascii="Times New Roman" w:hAnsi="Times New Roman" w:cs="Times New Roman"/>
          <w:sz w:val="24"/>
          <w:szCs w:val="24"/>
        </w:rPr>
        <w:t>Search &amp; filter functionality</w:t>
      </w:r>
    </w:p>
    <w:p w14:paraId="60E233FD" w14:textId="77777777" w:rsidR="00C8343A" w:rsidRPr="00C8343A" w:rsidRDefault="00C8343A" w:rsidP="00C8343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8343A">
        <w:rPr>
          <w:rFonts w:ascii="Times New Roman" w:hAnsi="Times New Roman" w:cs="Times New Roman"/>
          <w:sz w:val="24"/>
          <w:szCs w:val="24"/>
        </w:rPr>
        <w:t>Drag-and-drop task reordering</w:t>
      </w:r>
    </w:p>
    <w:p w14:paraId="60F16353" w14:textId="77777777" w:rsidR="00C8343A" w:rsidRPr="00C8343A" w:rsidRDefault="00C8343A" w:rsidP="00C8343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8343A">
        <w:rPr>
          <w:rFonts w:ascii="Times New Roman" w:hAnsi="Times New Roman" w:cs="Times New Roman"/>
          <w:sz w:val="24"/>
          <w:szCs w:val="24"/>
        </w:rPr>
        <w:t>Export / import tasks</w:t>
      </w:r>
    </w:p>
    <w:p w14:paraId="277C4F01" w14:textId="77777777" w:rsidR="00C8343A" w:rsidRPr="00C8343A" w:rsidRDefault="00C8343A" w:rsidP="00C8343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8343A">
        <w:rPr>
          <w:rFonts w:ascii="Times New Roman" w:hAnsi="Times New Roman" w:cs="Times New Roman"/>
          <w:sz w:val="24"/>
          <w:szCs w:val="24"/>
        </w:rPr>
        <w:t>Deployment (Vercel frontend + Render/Railway backend)</w:t>
      </w:r>
    </w:p>
    <w:p w14:paraId="66EFA9C2" w14:textId="77777777" w:rsidR="00C8343A" w:rsidRPr="00C8343A" w:rsidRDefault="00000000" w:rsidP="00C834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49F5DD9">
          <v:rect id="_x0000_i1032" style="width:0;height:1.5pt" o:hralign="center" o:hrstd="t" o:hr="t" fillcolor="#a0a0a0" stroked="f"/>
        </w:pict>
      </w:r>
    </w:p>
    <w:p w14:paraId="135073DC" w14:textId="77777777" w:rsidR="00C8343A" w:rsidRPr="00C8343A" w:rsidRDefault="00C8343A" w:rsidP="00C834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343A">
        <w:rPr>
          <w:rFonts w:ascii="Segoe UI Emoji" w:hAnsi="Segoe UI Emoji" w:cs="Segoe UI Emoji"/>
          <w:b/>
          <w:bCs/>
          <w:sz w:val="24"/>
          <w:szCs w:val="24"/>
        </w:rPr>
        <w:t>📄</w:t>
      </w:r>
      <w:r w:rsidRPr="00C8343A">
        <w:rPr>
          <w:rFonts w:ascii="Times New Roman" w:hAnsi="Times New Roman" w:cs="Times New Roman"/>
          <w:b/>
          <w:bCs/>
          <w:sz w:val="24"/>
          <w:szCs w:val="24"/>
        </w:rPr>
        <w:t xml:space="preserve"> License</w:t>
      </w:r>
    </w:p>
    <w:p w14:paraId="1079867B" w14:textId="77777777" w:rsidR="00C8343A" w:rsidRPr="00C8343A" w:rsidRDefault="00C8343A" w:rsidP="00C8343A">
      <w:pPr>
        <w:rPr>
          <w:rFonts w:ascii="Times New Roman" w:hAnsi="Times New Roman" w:cs="Times New Roman"/>
          <w:sz w:val="24"/>
          <w:szCs w:val="24"/>
        </w:rPr>
      </w:pPr>
      <w:r w:rsidRPr="00C8343A">
        <w:rPr>
          <w:rFonts w:ascii="Times New Roman" w:hAnsi="Times New Roman" w:cs="Times New Roman"/>
          <w:sz w:val="24"/>
          <w:szCs w:val="24"/>
        </w:rPr>
        <w:t>MIT License</w:t>
      </w:r>
      <w:r w:rsidRPr="00C8343A">
        <w:rPr>
          <w:rFonts w:ascii="Times New Roman" w:hAnsi="Times New Roman" w:cs="Times New Roman"/>
          <w:sz w:val="24"/>
          <w:szCs w:val="24"/>
        </w:rPr>
        <w:br/>
        <w:t>Feel free to use, modify, and distribute.</w:t>
      </w:r>
    </w:p>
    <w:p w14:paraId="2128E212" w14:textId="77777777" w:rsidR="00C8343A" w:rsidRPr="00C8343A" w:rsidRDefault="00000000" w:rsidP="00C834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0DFF58B">
          <v:rect id="_x0000_i1033" style="width:0;height:1.5pt" o:hralign="center" o:hrstd="t" o:hr="t" fillcolor="#a0a0a0" stroked="f"/>
        </w:pict>
      </w:r>
    </w:p>
    <w:p w14:paraId="752EE505" w14:textId="77777777" w:rsidR="008506FF" w:rsidRDefault="00C8343A" w:rsidP="00C834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343A">
        <w:rPr>
          <w:rFonts w:ascii="Segoe UI Emoji" w:hAnsi="Segoe UI Emoji" w:cs="Segoe UI Emoji"/>
          <w:b/>
          <w:bCs/>
          <w:sz w:val="24"/>
          <w:szCs w:val="24"/>
        </w:rPr>
        <w:t>👤</w:t>
      </w:r>
      <w:r w:rsidRPr="00C8343A">
        <w:rPr>
          <w:rFonts w:ascii="Times New Roman" w:hAnsi="Times New Roman" w:cs="Times New Roman"/>
          <w:b/>
          <w:bCs/>
          <w:sz w:val="24"/>
          <w:szCs w:val="24"/>
        </w:rPr>
        <w:t xml:space="preserve"> Author</w:t>
      </w:r>
    </w:p>
    <w:p w14:paraId="0FE21DF0" w14:textId="710122DA" w:rsidR="00C8343A" w:rsidRPr="008506FF" w:rsidRDefault="008506FF" w:rsidP="00C8343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Kannuri Sindhuja</w:t>
      </w:r>
      <w:r w:rsidR="00C8343A" w:rsidRPr="00C8343A">
        <w:rPr>
          <w:rFonts w:ascii="Times New Roman" w:hAnsi="Times New Roman" w:cs="Times New Roman"/>
          <w:sz w:val="24"/>
          <w:szCs w:val="24"/>
        </w:rPr>
        <w:br/>
      </w:r>
      <w:r w:rsidR="00E835A8" w:rsidRPr="00E835A8">
        <w:rPr>
          <w:rFonts w:ascii="Times New Roman" w:hAnsi="Times New Roman" w:cs="Times New Roman"/>
          <w:sz w:val="24"/>
          <w:szCs w:val="24"/>
        </w:rPr>
        <w:t xml:space="preserve">Hyderabad, </w:t>
      </w:r>
      <w:r w:rsidR="00C8343A" w:rsidRPr="00C8343A">
        <w:rPr>
          <w:rFonts w:ascii="Times New Roman" w:hAnsi="Times New Roman" w:cs="Times New Roman"/>
          <w:sz w:val="24"/>
          <w:szCs w:val="24"/>
        </w:rPr>
        <w:t>India</w:t>
      </w:r>
      <w:r w:rsidR="00C8343A" w:rsidRPr="00C8343A">
        <w:rPr>
          <w:rFonts w:ascii="Times New Roman" w:hAnsi="Times New Roman" w:cs="Times New Roman"/>
          <w:sz w:val="24"/>
          <w:szCs w:val="24"/>
        </w:rPr>
        <w:br/>
      </w:r>
      <w:r w:rsidR="00C8343A" w:rsidRPr="00C8343A">
        <w:rPr>
          <w:rFonts w:ascii="Segoe UI Emoji" w:hAnsi="Segoe UI Emoji" w:cs="Segoe UI Emoji"/>
          <w:sz w:val="24"/>
          <w:szCs w:val="24"/>
        </w:rPr>
        <w:t>📅</w:t>
      </w:r>
      <w:r w:rsidR="00C8343A" w:rsidRPr="00C8343A">
        <w:rPr>
          <w:rFonts w:ascii="Times New Roman" w:hAnsi="Times New Roman" w:cs="Times New Roman"/>
          <w:sz w:val="24"/>
          <w:szCs w:val="24"/>
        </w:rPr>
        <w:t xml:space="preserve"> January 2026</w:t>
      </w:r>
    </w:p>
    <w:p w14:paraId="70A334DC" w14:textId="77777777" w:rsidR="00C8343A" w:rsidRPr="00C8343A" w:rsidRDefault="00C8343A" w:rsidP="00C8343A">
      <w:pPr>
        <w:rPr>
          <w:rFonts w:ascii="Times New Roman" w:hAnsi="Times New Roman" w:cs="Times New Roman"/>
          <w:sz w:val="24"/>
          <w:szCs w:val="24"/>
        </w:rPr>
      </w:pPr>
      <w:r w:rsidRPr="00C8343A">
        <w:rPr>
          <w:rFonts w:ascii="Times New Roman" w:hAnsi="Times New Roman" w:cs="Times New Roman"/>
          <w:sz w:val="24"/>
          <w:szCs w:val="24"/>
        </w:rPr>
        <w:t xml:space="preserve">Made with </w:t>
      </w:r>
      <w:r w:rsidRPr="00C8343A">
        <w:rPr>
          <w:rFonts w:ascii="Segoe UI Emoji" w:hAnsi="Segoe UI Emoji" w:cs="Segoe UI Emoji"/>
          <w:sz w:val="24"/>
          <w:szCs w:val="24"/>
        </w:rPr>
        <w:t>❤️</w:t>
      </w:r>
      <w:r w:rsidRPr="00C8343A">
        <w:rPr>
          <w:rFonts w:ascii="Times New Roman" w:hAnsi="Times New Roman" w:cs="Times New Roman"/>
          <w:sz w:val="24"/>
          <w:szCs w:val="24"/>
        </w:rPr>
        <w:t xml:space="preserve"> using </w:t>
      </w:r>
      <w:r w:rsidRPr="00C8343A">
        <w:rPr>
          <w:rFonts w:ascii="Times New Roman" w:hAnsi="Times New Roman" w:cs="Times New Roman"/>
          <w:b/>
          <w:bCs/>
          <w:sz w:val="24"/>
          <w:szCs w:val="24"/>
        </w:rPr>
        <w:t>React, Vite, Node.js &amp; MongoDB</w:t>
      </w:r>
    </w:p>
    <w:p w14:paraId="71B6CA7E" w14:textId="77777777" w:rsidR="00C8343A" w:rsidRPr="00E835A8" w:rsidRDefault="00C8343A" w:rsidP="00C8343A">
      <w:pPr>
        <w:rPr>
          <w:rFonts w:ascii="Times New Roman" w:hAnsi="Times New Roman" w:cs="Times New Roman"/>
          <w:sz w:val="24"/>
          <w:szCs w:val="24"/>
        </w:rPr>
      </w:pPr>
    </w:p>
    <w:sectPr w:rsidR="00C8343A" w:rsidRPr="00E835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7B1A7" w14:textId="77777777" w:rsidR="00C61FAE" w:rsidRDefault="00C61FAE" w:rsidP="008506FF">
      <w:pPr>
        <w:spacing w:after="0" w:line="240" w:lineRule="auto"/>
      </w:pPr>
      <w:r>
        <w:separator/>
      </w:r>
    </w:p>
  </w:endnote>
  <w:endnote w:type="continuationSeparator" w:id="0">
    <w:p w14:paraId="5BF565B2" w14:textId="77777777" w:rsidR="00C61FAE" w:rsidRDefault="00C61FAE" w:rsidP="008506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912A7" w14:textId="77777777" w:rsidR="00C61FAE" w:rsidRDefault="00C61FAE" w:rsidP="008506FF">
      <w:pPr>
        <w:spacing w:after="0" w:line="240" w:lineRule="auto"/>
      </w:pPr>
      <w:r>
        <w:separator/>
      </w:r>
    </w:p>
  </w:footnote>
  <w:footnote w:type="continuationSeparator" w:id="0">
    <w:p w14:paraId="30B514A7" w14:textId="77777777" w:rsidR="00C61FAE" w:rsidRDefault="00C61FAE" w:rsidP="008506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CC513F9"/>
    <w:multiLevelType w:val="multilevel"/>
    <w:tmpl w:val="BA92F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D0473"/>
    <w:multiLevelType w:val="hybridMultilevel"/>
    <w:tmpl w:val="CC0C8F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602A62"/>
    <w:multiLevelType w:val="hybridMultilevel"/>
    <w:tmpl w:val="664E2F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F13714"/>
    <w:multiLevelType w:val="multilevel"/>
    <w:tmpl w:val="7116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0638A"/>
    <w:multiLevelType w:val="hybridMultilevel"/>
    <w:tmpl w:val="EC90118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E95011"/>
    <w:multiLevelType w:val="multilevel"/>
    <w:tmpl w:val="E036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F487C"/>
    <w:multiLevelType w:val="hybridMultilevel"/>
    <w:tmpl w:val="03366B6E"/>
    <w:lvl w:ilvl="0" w:tplc="A29E25B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</w:rPr>
    </w:lvl>
    <w:lvl w:ilvl="1" w:tplc="F84E8766"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902440"/>
    <w:multiLevelType w:val="multilevel"/>
    <w:tmpl w:val="A7EC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217393"/>
    <w:multiLevelType w:val="hybridMultilevel"/>
    <w:tmpl w:val="4A60AD3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0486ECC"/>
    <w:multiLevelType w:val="hybridMultilevel"/>
    <w:tmpl w:val="9A8093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3113B4"/>
    <w:multiLevelType w:val="hybridMultilevel"/>
    <w:tmpl w:val="125219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181740"/>
    <w:multiLevelType w:val="hybridMultilevel"/>
    <w:tmpl w:val="45B839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E7275F"/>
    <w:multiLevelType w:val="hybridMultilevel"/>
    <w:tmpl w:val="6172B0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2273296">
    <w:abstractNumId w:val="5"/>
  </w:num>
  <w:num w:numId="2" w16cid:durableId="1027831645">
    <w:abstractNumId w:val="0"/>
  </w:num>
  <w:num w:numId="3" w16cid:durableId="710034931">
    <w:abstractNumId w:val="3"/>
  </w:num>
  <w:num w:numId="4" w16cid:durableId="1589196852">
    <w:abstractNumId w:val="7"/>
  </w:num>
  <w:num w:numId="5" w16cid:durableId="748424592">
    <w:abstractNumId w:val="1"/>
  </w:num>
  <w:num w:numId="6" w16cid:durableId="208304491">
    <w:abstractNumId w:val="6"/>
  </w:num>
  <w:num w:numId="7" w16cid:durableId="1190876018">
    <w:abstractNumId w:val="11"/>
  </w:num>
  <w:num w:numId="8" w16cid:durableId="243075543">
    <w:abstractNumId w:val="2"/>
  </w:num>
  <w:num w:numId="9" w16cid:durableId="130246165">
    <w:abstractNumId w:val="12"/>
  </w:num>
  <w:num w:numId="10" w16cid:durableId="935988980">
    <w:abstractNumId w:val="9"/>
  </w:num>
  <w:num w:numId="11" w16cid:durableId="644630111">
    <w:abstractNumId w:val="10"/>
  </w:num>
  <w:num w:numId="12" w16cid:durableId="2098670799">
    <w:abstractNumId w:val="4"/>
  </w:num>
  <w:num w:numId="13" w16cid:durableId="961614540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hramaram Gujjarlapudi">
    <w15:presenceInfo w15:providerId="Windows Live" w15:userId="c0e04269c4b008c2"/>
  </w15:person>
  <w15:person w15:author="Kannuri Pranaykumar">
    <w15:presenceInfo w15:providerId="Windows Live" w15:userId="22fa3af05ef9a40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E2A"/>
    <w:rsid w:val="00097E9B"/>
    <w:rsid w:val="001D18B1"/>
    <w:rsid w:val="002C6D9A"/>
    <w:rsid w:val="004372A3"/>
    <w:rsid w:val="00514E2A"/>
    <w:rsid w:val="00642B68"/>
    <w:rsid w:val="008506FF"/>
    <w:rsid w:val="009206B1"/>
    <w:rsid w:val="00A25859"/>
    <w:rsid w:val="00C0594A"/>
    <w:rsid w:val="00C61FAE"/>
    <w:rsid w:val="00C8343A"/>
    <w:rsid w:val="00CF4743"/>
    <w:rsid w:val="00D43EB4"/>
    <w:rsid w:val="00D56A4B"/>
    <w:rsid w:val="00DC35AF"/>
    <w:rsid w:val="00E83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EE3C5"/>
  <w15:chartTrackingRefBased/>
  <w15:docId w15:val="{B3ED29F2-5EF8-4303-85B8-16210DD7A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E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E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E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E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E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E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E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E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E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E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E2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14E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C8343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835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35A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E835A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506FF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506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06FF"/>
  </w:style>
  <w:style w:type="paragraph" w:styleId="Footer">
    <w:name w:val="footer"/>
    <w:basedOn w:val="Normal"/>
    <w:link w:val="FooterChar"/>
    <w:uiPriority w:val="99"/>
    <w:unhideWhenUsed/>
    <w:rsid w:val="008506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06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localhost:517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B9120A-3518-4F60-AA77-541B1CB486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7</Pages>
  <Words>642</Words>
  <Characters>3664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Bhramaram Gujjarlapudi</dc:creator>
  <cp:keywords/>
  <dc:description/>
  <cp:lastModifiedBy>Kannuri Pranaykumar</cp:lastModifiedBy>
  <cp:revision>3</cp:revision>
  <dcterms:created xsi:type="dcterms:W3CDTF">2026-01-14T16:52:00Z</dcterms:created>
  <dcterms:modified xsi:type="dcterms:W3CDTF">2026-01-15T14:42:00Z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b66d9c60-c689-422a-af67-9ad46ba77a65</vt:lpwstr>
  </property>
</Properties>
</file>